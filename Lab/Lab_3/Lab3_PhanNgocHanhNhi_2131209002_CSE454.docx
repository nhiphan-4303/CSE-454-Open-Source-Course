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F6BFBC" w14:textId="4A00CD72" w:rsidR="00007358" w:rsidRDefault="00007358" w:rsidP="00007358">
      <w:pPr>
        <w:rPr>
          <w:ins w:id="3" w:author="Hanh Nhi" w:date="2024-10-14T08:22:00Z" w16du:dateUtc="2024-10-14T01:22:00Z"/>
          <w:lang w:val="vi-VN"/>
        </w:rPr>
      </w:pPr>
      <w:ins w:id="4" w:author="Hanh Nhi" w:date="2024-10-14T08:22:00Z" w16du:dateUtc="2024-10-14T01:22:00Z">
        <w:r>
          <w:rPr>
            <w:lang w:val="vi-VN"/>
          </w:rPr>
          <w:t>Tên: Phan Ngọc Hạnh Nhi</w:t>
        </w:r>
      </w:ins>
    </w:p>
    <w:p w14:paraId="0D9ADE12" w14:textId="1A40F44C" w:rsidR="00007358" w:rsidRDefault="00007358">
      <w:pPr>
        <w:rPr>
          <w:ins w:id="5" w:author="Hanh Nhi" w:date="2024-10-14T08:22:00Z" w16du:dateUtc="2024-10-14T01:22:00Z"/>
          <w:lang w:val="vi-VN"/>
        </w:rPr>
        <w:pPrChange w:id="6" w:author="Hanh Nhi" w:date="2024-10-14T08:22:00Z" w16du:dateUtc="2024-10-14T01:22:00Z">
          <w:pPr>
            <w:pStyle w:val="Title"/>
            <w:jc w:val="center"/>
          </w:pPr>
        </w:pPrChange>
      </w:pPr>
      <w:ins w:id="7" w:author="Hanh Nhi" w:date="2024-10-14T08:22:00Z" w16du:dateUtc="2024-10-14T01:22:00Z">
        <w:r>
          <w:rPr>
            <w:lang w:val="vi-VN"/>
          </w:rPr>
          <w:t>MSSV: 2131209002</w:t>
        </w:r>
      </w:ins>
    </w:p>
    <w:p w14:paraId="4C513F3F" w14:textId="0E118B29" w:rsidR="00007358" w:rsidRDefault="00007358" w:rsidP="00007358">
      <w:pPr>
        <w:pStyle w:val="Title"/>
        <w:jc w:val="center"/>
        <w:rPr>
          <w:ins w:id="8" w:author="Hanh Nhi" w:date="2024-10-14T08:22:00Z" w16du:dateUtc="2024-10-14T01:22:00Z"/>
          <w:rFonts w:cs="Times New Roman"/>
          <w:lang w:val="vi-VN"/>
        </w:rPr>
      </w:pPr>
      <w:r w:rsidRPr="00007358">
        <w:rPr>
          <w:rFonts w:cs="Times New Roman"/>
          <w:lang w:val="vi-VN"/>
        </w:rPr>
        <w:t xml:space="preserve">Lab </w:t>
      </w:r>
      <w:ins w:id="9" w:author="Hanh Nhi" w:date="2024-10-30T15:39:00Z" w16du:dateUtc="2024-10-30T08:39:00Z">
        <w:r w:rsidR="00D848B7">
          <w:rPr>
            <w:rFonts w:cs="Times New Roman"/>
            <w:lang w:val="vi-VN"/>
          </w:rPr>
          <w:t>3</w:t>
        </w:r>
      </w:ins>
      <w:del w:id="10" w:author="Hanh Nhi" w:date="2024-10-17T21:32:00Z" w16du:dateUtc="2024-10-17T14:32:00Z">
        <w:r w:rsidRPr="00007358" w:rsidDel="005C0E3A">
          <w:rPr>
            <w:rFonts w:cs="Times New Roman"/>
            <w:lang w:val="vi-VN"/>
          </w:rPr>
          <w:delText>1</w:delText>
        </w:r>
      </w:del>
    </w:p>
    <w:p w14:paraId="34F70B5A" w14:textId="722E6F97" w:rsidR="00FE0B92" w:rsidRDefault="00A25685" w:rsidP="00A25685">
      <w:pPr>
        <w:pStyle w:val="Heading1"/>
        <w:numPr>
          <w:ilvl w:val="0"/>
          <w:numId w:val="12"/>
        </w:numPr>
        <w:rPr>
          <w:ins w:id="11" w:author="Hanh Nhi" w:date="2024-10-24T12:59:00Z" w16du:dateUtc="2024-10-24T05:59:00Z"/>
          <w:lang w:val="vi-VN"/>
        </w:rPr>
      </w:pPr>
      <w:ins w:id="12" w:author="Hanh Nhi" w:date="2024-10-24T12:59:00Z" w16du:dateUtc="2024-10-24T05:59:00Z">
        <w:r>
          <w:rPr>
            <w:lang w:val="vi-VN"/>
          </w:rPr>
          <w:t>GitHub</w:t>
        </w:r>
      </w:ins>
    </w:p>
    <w:p w14:paraId="25A3C56C" w14:textId="0A5805C9" w:rsidR="00A25685" w:rsidRDefault="00A25685">
      <w:pPr>
        <w:pStyle w:val="Heading2"/>
        <w:numPr>
          <w:ilvl w:val="0"/>
          <w:numId w:val="14"/>
        </w:numPr>
        <w:rPr>
          <w:ins w:id="13" w:author="Hanh Nhi" w:date="2024-10-24T13:06:00Z" w16du:dateUtc="2024-10-24T06:06:00Z"/>
          <w:lang w:val="vi-VN"/>
        </w:rPr>
        <w:pPrChange w:id="14" w:author="Hanh Nhi" w:date="2024-10-24T13:06:00Z" w16du:dateUtc="2024-10-24T06:06:00Z">
          <w:pPr>
            <w:pStyle w:val="ListParagraph"/>
            <w:numPr>
              <w:numId w:val="13"/>
            </w:numPr>
            <w:ind w:hanging="360"/>
          </w:pPr>
        </w:pPrChange>
      </w:pPr>
      <w:ins w:id="15" w:author="Hanh Nhi" w:date="2024-10-24T13:00:00Z" w16du:dateUtc="2024-10-24T06:00:00Z">
        <w:r>
          <w:rPr>
            <w:lang w:val="vi-VN"/>
          </w:rPr>
          <w:t>Creating a new repository</w:t>
        </w:r>
      </w:ins>
    </w:p>
    <w:p w14:paraId="488518CB" w14:textId="673449EB" w:rsidR="00A25685" w:rsidRPr="00A25685" w:rsidRDefault="00656495">
      <w:pPr>
        <w:ind w:left="360"/>
        <w:jc w:val="center"/>
        <w:rPr>
          <w:ins w:id="16" w:author="Hanh Nhi" w:date="2024-10-24T13:00:00Z" w16du:dateUtc="2024-10-24T06:00:00Z"/>
          <w:lang w:val="vi-VN"/>
        </w:rPr>
        <w:pPrChange w:id="17" w:author="Hanh Nhi" w:date="2024-10-24T13:12:00Z" w16du:dateUtc="2024-10-24T06:12:00Z">
          <w:pPr>
            <w:pStyle w:val="ListParagraph"/>
            <w:numPr>
              <w:numId w:val="13"/>
            </w:numPr>
            <w:ind w:hanging="360"/>
          </w:pPr>
        </w:pPrChange>
      </w:pPr>
      <w:ins w:id="18" w:author="Hanh Nhi" w:date="2024-10-24T13:19:00Z" w16du:dateUtc="2024-10-24T06:19:00Z">
        <w:r w:rsidRPr="00656495">
          <w:rPr>
            <w:noProof/>
            <w:lang w:val="vi-VN"/>
          </w:rPr>
          <w:drawing>
            <wp:inline distT="0" distB="0" distL="0" distR="0" wp14:anchorId="53BEB56D" wp14:editId="2B6BD972">
              <wp:extent cx="3939540" cy="2702962"/>
              <wp:effectExtent l="0" t="0" r="3810" b="2540"/>
              <wp:docPr id="616872092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16872092" name="Picture 1" descr="A screenshot of a computer&#10;&#10;Description automatically generated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57981" cy="27156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9D004D0" w14:textId="6C5CFB3D" w:rsidR="00A25685" w:rsidRDefault="00A25685">
      <w:pPr>
        <w:pStyle w:val="Heading2"/>
        <w:numPr>
          <w:ilvl w:val="0"/>
          <w:numId w:val="14"/>
        </w:numPr>
        <w:rPr>
          <w:ins w:id="19" w:author="Hanh Nhi" w:date="2024-10-24T13:11:00Z" w16du:dateUtc="2024-10-24T06:11:00Z"/>
          <w:lang w:val="vi-VN"/>
        </w:rPr>
        <w:pPrChange w:id="20" w:author="Hanh Nhi" w:date="2024-10-24T13:11:00Z" w16du:dateUtc="2024-10-24T06:11:00Z">
          <w:pPr>
            <w:pStyle w:val="ListParagraph"/>
          </w:pPr>
        </w:pPrChange>
      </w:pPr>
      <w:ins w:id="21" w:author="Hanh Nhi" w:date="2024-10-24T13:06:00Z" w16du:dateUtc="2024-10-24T06:06:00Z">
        <w:r>
          <w:rPr>
            <w:lang w:val="vi-VN"/>
          </w:rPr>
          <w:t xml:space="preserve">Exploring GitHub </w:t>
        </w:r>
      </w:ins>
      <w:ins w:id="22" w:author="Hanh Nhi" w:date="2024-10-24T13:09:00Z" w16du:dateUtc="2024-10-24T06:09:00Z">
        <w:r w:rsidR="006D2194">
          <w:rPr>
            <w:lang w:val="vi-VN"/>
          </w:rPr>
          <w:t>Desktop</w:t>
        </w:r>
      </w:ins>
    </w:p>
    <w:p w14:paraId="195057AB" w14:textId="07B1201B" w:rsidR="006D2194" w:rsidRDefault="00656495" w:rsidP="00034E6B">
      <w:pPr>
        <w:pStyle w:val="ListParagraph"/>
        <w:rPr>
          <w:ins w:id="23" w:author="Hanh Nhi" w:date="2024-10-24T13:20:00Z" w16du:dateUtc="2024-10-24T06:20:00Z"/>
          <w:lang w:val="vi-VN"/>
        </w:rPr>
      </w:pPr>
      <w:ins w:id="24" w:author="Hanh Nhi" w:date="2024-10-24T13:20:00Z" w16du:dateUtc="2024-10-24T06:20:00Z">
        <w:r w:rsidRPr="00656495">
          <w:rPr>
            <w:noProof/>
            <w:lang w:val="vi-VN"/>
          </w:rPr>
          <w:drawing>
            <wp:inline distT="0" distB="0" distL="0" distR="0" wp14:anchorId="31295432" wp14:editId="32A6C797">
              <wp:extent cx="5082540" cy="931799"/>
              <wp:effectExtent l="0" t="0" r="3810" b="1905"/>
              <wp:docPr id="551461660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51461660" name="Picture 1" descr="A screenshot of a computer&#10;&#10;Description automatically generated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27880" cy="9401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AB6DAC6" w14:textId="43C4BB14" w:rsidR="00656495" w:rsidRDefault="00656495" w:rsidP="00656495">
      <w:pPr>
        <w:pStyle w:val="Heading2"/>
        <w:numPr>
          <w:ilvl w:val="0"/>
          <w:numId w:val="14"/>
        </w:numPr>
        <w:rPr>
          <w:ins w:id="25" w:author="Hanh Nhi" w:date="2024-10-24T13:23:00Z" w16du:dateUtc="2024-10-24T06:23:00Z"/>
          <w:lang w:val="vi-VN"/>
        </w:rPr>
      </w:pPr>
      <w:ins w:id="26" w:author="Hanh Nhi" w:date="2024-10-24T13:20:00Z">
        <w:r w:rsidRPr="00656495">
          <w:t>Making, committing, and pushing changes</w:t>
        </w:r>
      </w:ins>
    </w:p>
    <w:p w14:paraId="71F0FECA" w14:textId="327B4B93" w:rsidR="00656495" w:rsidRDefault="00034E6B" w:rsidP="00034E6B">
      <w:pPr>
        <w:jc w:val="center"/>
        <w:rPr>
          <w:ins w:id="27" w:author="Hanh Nhi" w:date="2024-10-24T13:41:00Z" w16du:dateUtc="2024-10-24T06:41:00Z"/>
          <w:lang w:val="vi-VN"/>
        </w:rPr>
      </w:pPr>
      <w:ins w:id="28" w:author="Hanh Nhi" w:date="2024-10-24T13:38:00Z" w16du:dateUtc="2024-10-24T06:38:00Z">
        <w:r w:rsidRPr="00034E6B">
          <w:rPr>
            <w:noProof/>
            <w:lang w:val="vi-VN"/>
          </w:rPr>
          <w:drawing>
            <wp:inline distT="0" distB="0" distL="0" distR="0" wp14:anchorId="3F0F0724" wp14:editId="690EEA5D">
              <wp:extent cx="5044440" cy="1168952"/>
              <wp:effectExtent l="0" t="0" r="3810" b="0"/>
              <wp:docPr id="979813163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79813163" name="Picture 1" descr="A screenshot of a computer&#10;&#10;Description automatically generated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70176" cy="11749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9E5DF50" w14:textId="2C05DD1F" w:rsidR="002C59B9" w:rsidRDefault="002C59B9">
      <w:pPr>
        <w:pStyle w:val="Heading2"/>
        <w:numPr>
          <w:ilvl w:val="0"/>
          <w:numId w:val="14"/>
        </w:numPr>
        <w:rPr>
          <w:ins w:id="29" w:author="Hanh Nhi" w:date="2024-10-24T13:41:00Z" w16du:dateUtc="2024-10-24T06:41:00Z"/>
          <w:lang w:val="vi-VN"/>
        </w:rPr>
        <w:pPrChange w:id="30" w:author="Hanh Nhi" w:date="2024-10-24T13:41:00Z" w16du:dateUtc="2024-10-24T06:41:00Z">
          <w:pPr/>
        </w:pPrChange>
      </w:pPr>
      <w:ins w:id="31" w:author="Hanh Nhi" w:date="2024-10-24T13:41:00Z" w16du:dateUtc="2024-10-24T06:41:00Z">
        <w:r>
          <w:rPr>
            <w:lang w:val="vi-VN"/>
          </w:rPr>
          <w:lastRenderedPageBreak/>
          <w:t>Reverting a commit</w:t>
        </w:r>
      </w:ins>
    </w:p>
    <w:p w14:paraId="5CB0BFD7" w14:textId="0D12C83A" w:rsidR="002C59B9" w:rsidRDefault="002C59B9" w:rsidP="002C59B9">
      <w:pPr>
        <w:jc w:val="center"/>
        <w:rPr>
          <w:ins w:id="32" w:author="Hanh Nhi" w:date="2024-10-24T13:44:00Z" w16du:dateUtc="2024-10-24T06:44:00Z"/>
          <w:lang w:val="vi-VN"/>
        </w:rPr>
      </w:pPr>
      <w:ins w:id="33" w:author="Hanh Nhi" w:date="2024-10-24T13:41:00Z" w16du:dateUtc="2024-10-24T06:41:00Z">
        <w:r w:rsidRPr="002C59B9">
          <w:rPr>
            <w:noProof/>
            <w:lang w:val="vi-VN"/>
          </w:rPr>
          <w:drawing>
            <wp:inline distT="0" distB="0" distL="0" distR="0" wp14:anchorId="24981DDB" wp14:editId="0DC3469A">
              <wp:extent cx="5082540" cy="1063750"/>
              <wp:effectExtent l="0" t="0" r="3810" b="3175"/>
              <wp:docPr id="252036171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2036171" name="Picture 1" descr="A screenshot of a computer&#10;&#10;Description automatically generated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03976" cy="106823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F9FC1AC" w14:textId="6811FC02" w:rsidR="002C59B9" w:rsidRDefault="002C59B9" w:rsidP="002C59B9">
      <w:pPr>
        <w:pStyle w:val="ListParagraph"/>
        <w:numPr>
          <w:ilvl w:val="0"/>
          <w:numId w:val="15"/>
        </w:numPr>
        <w:rPr>
          <w:ins w:id="34" w:author="Hanh Nhi" w:date="2024-10-24T13:44:00Z" w16du:dateUtc="2024-10-24T06:44:00Z"/>
          <w:lang w:val="vi-VN"/>
        </w:rPr>
      </w:pPr>
      <w:ins w:id="35" w:author="Hanh Nhi" w:date="2024-10-24T13:44:00Z" w16du:dateUtc="2024-10-24T06:44:00Z">
        <w:r>
          <w:rPr>
            <w:lang w:val="vi-VN"/>
          </w:rPr>
          <w:t>Merge</w:t>
        </w:r>
      </w:ins>
    </w:p>
    <w:p w14:paraId="4D345FCB" w14:textId="32FB77DE" w:rsidR="002C59B9" w:rsidRPr="002C59B9" w:rsidRDefault="002C59B9">
      <w:pPr>
        <w:pStyle w:val="ListParagraph"/>
        <w:rPr>
          <w:ins w:id="36" w:author="Hanh Nhi" w:date="2024-10-24T13:38:00Z" w16du:dateUtc="2024-10-24T06:38:00Z"/>
          <w:lang w:val="vi-VN"/>
        </w:rPr>
        <w:pPrChange w:id="37" w:author="Hanh Nhi" w:date="2024-10-24T13:44:00Z" w16du:dateUtc="2024-10-24T06:44:00Z">
          <w:pPr>
            <w:jc w:val="center"/>
          </w:pPr>
        </w:pPrChange>
      </w:pPr>
      <w:ins w:id="38" w:author="Hanh Nhi" w:date="2024-10-24T13:45:00Z" w16du:dateUtc="2024-10-24T06:45:00Z">
        <w:r w:rsidRPr="002C59B9">
          <w:rPr>
            <w:noProof/>
            <w:lang w:val="vi-VN"/>
          </w:rPr>
          <w:drawing>
            <wp:inline distT="0" distB="0" distL="0" distR="0" wp14:anchorId="743257D7" wp14:editId="1C09DA04">
              <wp:extent cx="5090160" cy="3513081"/>
              <wp:effectExtent l="0" t="0" r="0" b="0"/>
              <wp:docPr id="345126857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45126857" name="Picture 1" descr="A screenshot of a computer&#10;&#10;Description automatically generated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01775" cy="352109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8557B16" w14:textId="0F15A785" w:rsidR="00034E6B" w:rsidRDefault="002C59B9" w:rsidP="002C59B9">
      <w:pPr>
        <w:pStyle w:val="Heading1"/>
        <w:numPr>
          <w:ilvl w:val="0"/>
          <w:numId w:val="12"/>
        </w:numPr>
        <w:rPr>
          <w:ins w:id="39" w:author="Hanh Nhi" w:date="2024-10-24T13:45:00Z" w16du:dateUtc="2024-10-24T06:45:00Z"/>
          <w:lang w:val="vi-VN"/>
        </w:rPr>
      </w:pPr>
      <w:ins w:id="40" w:author="Hanh Nhi" w:date="2024-10-24T13:41:00Z">
        <w:r w:rsidRPr="002C59B9">
          <w:t xml:space="preserve">Using Git Command Line to </w:t>
        </w:r>
      </w:ins>
      <w:ins w:id="41" w:author="Hanh Nhi" w:date="2024-10-24T13:45:00Z" w16du:dateUtc="2024-10-24T06:45:00Z">
        <w:r w:rsidRPr="002C59B9">
          <w:t>connect to</w:t>
        </w:r>
      </w:ins>
      <w:ins w:id="42" w:author="Hanh Nhi" w:date="2024-10-24T13:41:00Z">
        <w:r w:rsidRPr="002C59B9">
          <w:t xml:space="preserve"> GitHub</w:t>
        </w:r>
      </w:ins>
    </w:p>
    <w:p w14:paraId="4BB04A7F" w14:textId="7A3810A7" w:rsidR="002C59B9" w:rsidRDefault="002C59B9" w:rsidP="002C59B9">
      <w:pPr>
        <w:pStyle w:val="Heading2"/>
        <w:numPr>
          <w:ilvl w:val="0"/>
          <w:numId w:val="17"/>
        </w:numPr>
        <w:rPr>
          <w:ins w:id="43" w:author="Hanh Nhi" w:date="2024-10-24T13:46:00Z" w16du:dateUtc="2024-10-24T06:46:00Z"/>
          <w:lang w:val="vi-VN"/>
        </w:rPr>
      </w:pPr>
      <w:ins w:id="44" w:author="Hanh Nhi" w:date="2024-10-24T13:46:00Z">
        <w:r w:rsidRPr="002C59B9">
          <w:t>Installing and Configuring Git</w:t>
        </w:r>
      </w:ins>
    </w:p>
    <w:p w14:paraId="0BAD9D8B" w14:textId="6B34A312" w:rsidR="002C59B9" w:rsidRDefault="002C59B9" w:rsidP="002C59B9">
      <w:pPr>
        <w:jc w:val="center"/>
        <w:rPr>
          <w:ins w:id="45" w:author="Hanh Nhi" w:date="2024-10-24T13:47:00Z" w16du:dateUtc="2024-10-24T06:47:00Z"/>
          <w:lang w:val="vi-VN"/>
        </w:rPr>
      </w:pPr>
      <w:ins w:id="46" w:author="Hanh Nhi" w:date="2024-10-24T13:47:00Z" w16du:dateUtc="2024-10-24T06:47:00Z">
        <w:r w:rsidRPr="002C59B9">
          <w:rPr>
            <w:noProof/>
            <w:lang w:val="vi-VN"/>
          </w:rPr>
          <w:drawing>
            <wp:inline distT="0" distB="0" distL="0" distR="0" wp14:anchorId="5D60CFAA" wp14:editId="73B6B8E5">
              <wp:extent cx="5265420" cy="2079166"/>
              <wp:effectExtent l="0" t="0" r="0" b="0"/>
              <wp:docPr id="296108042" name="Picture 1" descr="A screen 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6108042" name="Picture 1" descr="A screen shot of a computer&#10;&#10;Description automatically generated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5014" cy="208295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C53097F" w14:textId="3C01C46B" w:rsidR="002C59B9" w:rsidRDefault="00865EE5" w:rsidP="00865EE5">
      <w:pPr>
        <w:jc w:val="center"/>
        <w:rPr>
          <w:ins w:id="47" w:author="Hanh Nhi" w:date="2024-10-24T13:50:00Z" w16du:dateUtc="2024-10-24T06:50:00Z"/>
          <w:lang w:val="vi-VN"/>
        </w:rPr>
      </w:pPr>
      <w:ins w:id="48" w:author="Hanh Nhi" w:date="2024-10-24T13:50:00Z" w16du:dateUtc="2024-10-24T06:50:00Z">
        <w:r w:rsidRPr="00865EE5">
          <w:rPr>
            <w:noProof/>
            <w:lang w:val="vi-VN"/>
          </w:rPr>
          <w:lastRenderedPageBreak/>
          <w:drawing>
            <wp:inline distT="0" distB="0" distL="0" distR="0" wp14:anchorId="2AD90C39" wp14:editId="48D514E7">
              <wp:extent cx="5158740" cy="265102"/>
              <wp:effectExtent l="0" t="0" r="0" b="1905"/>
              <wp:docPr id="1472548976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72548976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47929" cy="2696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D0738AA" w14:textId="302D3C6E" w:rsidR="00865EE5" w:rsidRDefault="00865EE5" w:rsidP="00865EE5">
      <w:pPr>
        <w:pStyle w:val="Heading2"/>
        <w:numPr>
          <w:ilvl w:val="0"/>
          <w:numId w:val="17"/>
        </w:numPr>
        <w:rPr>
          <w:ins w:id="49" w:author="Hanh Nhi" w:date="2024-10-24T13:50:00Z" w16du:dateUtc="2024-10-24T06:50:00Z"/>
          <w:lang w:val="vi-VN"/>
        </w:rPr>
      </w:pPr>
      <w:ins w:id="50" w:author="Hanh Nhi" w:date="2024-10-24T13:50:00Z">
        <w:r w:rsidRPr="00865EE5">
          <w:t>Generating a new SSH key</w:t>
        </w:r>
      </w:ins>
    </w:p>
    <w:p w14:paraId="5CC263A4" w14:textId="3FE07DFC" w:rsidR="00865EE5" w:rsidRDefault="00865EE5" w:rsidP="00865EE5">
      <w:pPr>
        <w:jc w:val="center"/>
        <w:rPr>
          <w:ins w:id="51" w:author="Hanh Nhi" w:date="2024-10-24T14:01:00Z" w16du:dateUtc="2024-10-24T07:01:00Z"/>
        </w:rPr>
      </w:pPr>
      <w:ins w:id="52" w:author="Hanh Nhi" w:date="2024-10-24T13:58:00Z" w16du:dateUtc="2024-10-24T06:58:00Z">
        <w:r w:rsidRPr="00865EE5">
          <w:rPr>
            <w:noProof/>
          </w:rPr>
          <w:drawing>
            <wp:inline distT="0" distB="0" distL="0" distR="0" wp14:anchorId="224DF155" wp14:editId="74FE81F3">
              <wp:extent cx="5242648" cy="3101340"/>
              <wp:effectExtent l="0" t="0" r="0" b="3810"/>
              <wp:docPr id="1044393676" name="Picture 1" descr="A computer screen 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44393676" name="Picture 1" descr="A computer screen shot of a computer&#10;&#10;Description automatically generated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52205" cy="310699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D729856" w14:textId="20981E2C" w:rsidR="005C2608" w:rsidRDefault="005C2608">
      <w:pPr>
        <w:pStyle w:val="Heading2"/>
        <w:numPr>
          <w:ilvl w:val="0"/>
          <w:numId w:val="17"/>
        </w:numPr>
        <w:rPr>
          <w:ins w:id="53" w:author="Hanh Nhi" w:date="2024-10-24T13:58:00Z" w16du:dateUtc="2024-10-24T06:58:00Z"/>
        </w:rPr>
        <w:pPrChange w:id="54" w:author="Hanh Nhi" w:date="2024-10-24T14:01:00Z" w16du:dateUtc="2024-10-24T07:01:00Z">
          <w:pPr>
            <w:jc w:val="center"/>
          </w:pPr>
        </w:pPrChange>
      </w:pPr>
      <w:ins w:id="55" w:author="Hanh Nhi" w:date="2024-10-24T14:01:00Z">
        <w:r w:rsidRPr="005C2608">
          <w:t>Adding a new SSH key to GitHub account</w:t>
        </w:r>
      </w:ins>
    </w:p>
    <w:p w14:paraId="14F11090" w14:textId="4D4859FF" w:rsidR="00865EE5" w:rsidRDefault="005C2608" w:rsidP="009E5FC5">
      <w:pPr>
        <w:jc w:val="center"/>
        <w:rPr>
          <w:ins w:id="56" w:author="Hanh Nhi" w:date="2024-10-24T14:01:00Z" w16du:dateUtc="2024-10-24T07:01:00Z"/>
        </w:rPr>
      </w:pPr>
      <w:ins w:id="57" w:author="Hanh Nhi" w:date="2024-10-24T14:01:00Z" w16du:dateUtc="2024-10-24T07:01:00Z">
        <w:r w:rsidRPr="005C2608">
          <w:rPr>
            <w:noProof/>
          </w:rPr>
          <w:drawing>
            <wp:inline distT="0" distB="0" distL="0" distR="0" wp14:anchorId="6BB17D00" wp14:editId="4A94A111">
              <wp:extent cx="6672775" cy="1204807"/>
              <wp:effectExtent l="0" t="0" r="0" b="0"/>
              <wp:docPr id="2107588764" name="Picture 1" descr="A black screen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07588764" name="Picture 1" descr="A black screen with white text&#10;&#10;Description automatically generated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95800" cy="12270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57B77C2" w14:textId="1293F042" w:rsidR="005C2608" w:rsidRDefault="005C2608" w:rsidP="005C2608">
      <w:pPr>
        <w:pStyle w:val="Heading2"/>
        <w:numPr>
          <w:ilvl w:val="0"/>
          <w:numId w:val="17"/>
        </w:numPr>
        <w:rPr>
          <w:ins w:id="58" w:author="Hanh Nhi" w:date="2024-10-24T14:03:00Z" w16du:dateUtc="2024-10-24T07:03:00Z"/>
        </w:rPr>
      </w:pPr>
      <w:ins w:id="59" w:author="Hanh Nhi" w:date="2024-10-24T14:03:00Z">
        <w:r w:rsidRPr="005C2608">
          <w:t>Connecting to GitHub</w:t>
        </w:r>
      </w:ins>
    </w:p>
    <w:p w14:paraId="453708A0" w14:textId="1D89A0AB" w:rsidR="005C2608" w:rsidRDefault="005C2608" w:rsidP="005C2608">
      <w:pPr>
        <w:rPr>
          <w:ins w:id="60" w:author="Hanh Nhi" w:date="2024-10-24T14:04:00Z" w16du:dateUtc="2024-10-24T07:04:00Z"/>
        </w:rPr>
      </w:pPr>
      <w:ins w:id="61" w:author="Hanh Nhi" w:date="2024-10-24T14:04:00Z" w16du:dateUtc="2024-10-24T07:04:00Z">
        <w:r w:rsidRPr="005C2608">
          <w:rPr>
            <w:noProof/>
          </w:rPr>
          <w:drawing>
            <wp:inline distT="0" distB="0" distL="0" distR="0" wp14:anchorId="43E58E6C" wp14:editId="2E620919">
              <wp:extent cx="6494998" cy="1219200"/>
              <wp:effectExtent l="0" t="0" r="1270" b="0"/>
              <wp:docPr id="184592548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45925483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99596" cy="122006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D43867A" w14:textId="5BC13532" w:rsidR="005C2608" w:rsidRDefault="005C2608" w:rsidP="005C2608">
      <w:pPr>
        <w:pStyle w:val="Heading2"/>
        <w:numPr>
          <w:ilvl w:val="0"/>
          <w:numId w:val="17"/>
        </w:numPr>
        <w:rPr>
          <w:ins w:id="62" w:author="Hanh Nhi" w:date="2024-10-24T14:05:00Z" w16du:dateUtc="2024-10-24T07:05:00Z"/>
        </w:rPr>
      </w:pPr>
      <w:ins w:id="63" w:author="Hanh Nhi" w:date="2024-10-24T14:04:00Z">
        <w:r w:rsidRPr="005C2608">
          <w:lastRenderedPageBreak/>
          <w:t>Creating a personal access token</w:t>
        </w:r>
      </w:ins>
    </w:p>
    <w:p w14:paraId="02EB7884" w14:textId="52E2DE6C" w:rsidR="005C2608" w:rsidRDefault="0078711A" w:rsidP="005C2608">
      <w:pPr>
        <w:rPr>
          <w:ins w:id="64" w:author="Hanh Nhi" w:date="2024-10-24T14:28:00Z" w16du:dateUtc="2024-10-24T07:28:00Z"/>
          <w:lang w:val="vi-VN"/>
        </w:rPr>
      </w:pPr>
      <w:ins w:id="65" w:author="Hanh Nhi" w:date="2024-10-24T14:28:00Z" w16du:dateUtc="2024-10-24T07:28:00Z">
        <w:r w:rsidRPr="0078711A">
          <w:rPr>
            <w:noProof/>
            <w:lang w:val="vi-VN"/>
          </w:rPr>
          <w:drawing>
            <wp:inline distT="0" distB="0" distL="0" distR="0" wp14:anchorId="647BC2DA" wp14:editId="4DF5CE39">
              <wp:extent cx="5943600" cy="3708400"/>
              <wp:effectExtent l="0" t="0" r="0" b="6350"/>
              <wp:docPr id="551453824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51453824" name="Picture 1" descr="A screenshot of a computer&#10;&#10;Description automatically generated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708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4FCBED1" w14:textId="331D92E6" w:rsidR="003C72E6" w:rsidRDefault="0078711A" w:rsidP="003C72E6">
      <w:pPr>
        <w:pStyle w:val="Heading2"/>
        <w:numPr>
          <w:ilvl w:val="0"/>
          <w:numId w:val="17"/>
        </w:numPr>
        <w:rPr>
          <w:ins w:id="66" w:author="Hanh Nhi" w:date="2024-10-24T14:29:00Z" w16du:dateUtc="2024-10-24T07:29:00Z"/>
          <w:lang w:val="vi-VN"/>
        </w:rPr>
      </w:pPr>
      <w:ins w:id="67" w:author="Hanh Nhi" w:date="2024-10-24T14:29:00Z">
        <w:r w:rsidRPr="0078711A">
          <w:t>Using a token on the command line</w:t>
        </w:r>
      </w:ins>
    </w:p>
    <w:p w14:paraId="2F1E99AE" w14:textId="77777777" w:rsidR="009E5FC5" w:rsidRDefault="009E5FC5" w:rsidP="009E5FC5">
      <w:pPr>
        <w:rPr>
          <w:ins w:id="68" w:author="Hanh Nhi" w:date="2024-10-24T14:50:00Z" w16du:dateUtc="2024-10-24T07:50:00Z"/>
          <w:rStyle w:val="Heading1Char"/>
          <w:lang w:val="vi-VN"/>
        </w:rPr>
      </w:pPr>
      <w:ins w:id="69" w:author="Hanh Nhi" w:date="2024-10-24T14:49:00Z" w16du:dateUtc="2024-10-24T07:49:00Z">
        <w:r w:rsidRPr="009E5FC5">
          <w:rPr>
            <w:noProof/>
            <w:lang w:val="vi-VN"/>
          </w:rPr>
          <w:drawing>
            <wp:inline distT="0" distB="0" distL="0" distR="0" wp14:anchorId="04BABB56" wp14:editId="2365C263">
              <wp:extent cx="5943600" cy="1595120"/>
              <wp:effectExtent l="0" t="0" r="0" b="5080"/>
              <wp:docPr id="118052355" name="Picture 1" descr="A computer screen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8052355" name="Picture 1" descr="A computer screen with white text&#10;&#10;Description automatically generated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5951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1BCE15F" w14:textId="3CC58CDD" w:rsidR="009E5FC5" w:rsidRPr="009E5FC5" w:rsidRDefault="009E5FC5" w:rsidP="009E5FC5">
      <w:pPr>
        <w:pStyle w:val="ListParagraph"/>
        <w:numPr>
          <w:ilvl w:val="0"/>
          <w:numId w:val="12"/>
        </w:numPr>
        <w:rPr>
          <w:ins w:id="70" w:author="Hanh Nhi" w:date="2024-10-24T14:51:00Z" w16du:dateUtc="2024-10-24T07:51:00Z"/>
          <w:rStyle w:val="Heading1Char"/>
          <w:rPrChange w:id="71" w:author="Hanh Nhi" w:date="2024-10-24T14:51:00Z" w16du:dateUtc="2024-10-24T07:51:00Z">
            <w:rPr>
              <w:ins w:id="72" w:author="Hanh Nhi" w:date="2024-10-24T14:51:00Z" w16du:dateUtc="2024-10-24T07:51:00Z"/>
              <w:rStyle w:val="Heading1Char"/>
              <w:lang w:val="vi-VN"/>
            </w:rPr>
          </w:rPrChange>
        </w:rPr>
      </w:pPr>
      <w:ins w:id="73" w:author="Hanh Nhi" w:date="2024-10-24T14:50:00Z">
        <w:r w:rsidRPr="009E5FC5">
          <w:rPr>
            <w:rStyle w:val="Heading1Char"/>
            <w:rPrChange w:id="74" w:author="Hanh Nhi" w:date="2024-10-24T14:50:00Z" w16du:dateUtc="2024-10-24T07:50:00Z">
              <w:rPr>
                <w:rFonts w:eastAsiaTheme="majorEastAsia" w:cstheme="majorBidi"/>
                <w:b/>
                <w:color w:val="C00000"/>
                <w:sz w:val="32"/>
                <w:szCs w:val="40"/>
              </w:rPr>
            </w:rPrChange>
          </w:rPr>
          <w:t>Basic Git commands</w:t>
        </w:r>
      </w:ins>
    </w:p>
    <w:p w14:paraId="46AA5CA4" w14:textId="6673A4ED" w:rsidR="009E5FC5" w:rsidRDefault="009E5FC5" w:rsidP="009E5FC5">
      <w:pPr>
        <w:pStyle w:val="Heading2"/>
        <w:numPr>
          <w:ilvl w:val="0"/>
          <w:numId w:val="18"/>
        </w:numPr>
        <w:rPr>
          <w:ins w:id="75" w:author="Hanh Nhi" w:date="2024-10-24T14:55:00Z" w16du:dateUtc="2024-10-24T07:55:00Z"/>
          <w:lang w:val="vi-VN"/>
        </w:rPr>
      </w:pPr>
      <w:ins w:id="76" w:author="Hanh Nhi" w:date="2024-10-24T14:54:00Z">
        <w:r w:rsidRPr="009E5FC5">
          <w:t>Clone repository to local machine</w:t>
        </w:r>
      </w:ins>
    </w:p>
    <w:p w14:paraId="36A8EBC9" w14:textId="29DD2337" w:rsidR="009E5FC5" w:rsidRDefault="00983E92" w:rsidP="00983E92">
      <w:pPr>
        <w:rPr>
          <w:ins w:id="77" w:author="Hanh Nhi" w:date="2024-10-24T14:59:00Z" w16du:dateUtc="2024-10-24T07:59:00Z"/>
          <w:lang w:val="vi-VN"/>
        </w:rPr>
      </w:pPr>
      <w:ins w:id="78" w:author="Hanh Nhi" w:date="2024-10-24T14:59:00Z" w16du:dateUtc="2024-10-24T07:59:00Z">
        <w:r w:rsidRPr="00983E92">
          <w:rPr>
            <w:noProof/>
            <w:lang w:val="vi-VN"/>
          </w:rPr>
          <w:drawing>
            <wp:inline distT="0" distB="0" distL="0" distR="0" wp14:anchorId="239CCA8D" wp14:editId="43639F9F">
              <wp:extent cx="5943600" cy="539750"/>
              <wp:effectExtent l="0" t="0" r="0" b="0"/>
              <wp:docPr id="902070016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02070016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39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DC19977" w14:textId="753D29C4" w:rsidR="00983E92" w:rsidRDefault="00983E92" w:rsidP="00983E92">
      <w:pPr>
        <w:pStyle w:val="Heading2"/>
        <w:numPr>
          <w:ilvl w:val="0"/>
          <w:numId w:val="18"/>
        </w:numPr>
        <w:rPr>
          <w:ins w:id="79" w:author="Hanh Nhi" w:date="2024-10-24T15:03:00Z" w16du:dateUtc="2024-10-24T08:03:00Z"/>
          <w:lang w:val="vi-VN"/>
        </w:rPr>
      </w:pPr>
      <w:ins w:id="80" w:author="Hanh Nhi" w:date="2024-10-24T15:00:00Z">
        <w:r w:rsidRPr="00983E92">
          <w:lastRenderedPageBreak/>
          <w:t>Tracking changes with git add and git commit</w:t>
        </w:r>
      </w:ins>
    </w:p>
    <w:p w14:paraId="77131135" w14:textId="54E1E52F" w:rsidR="00983E92" w:rsidRDefault="00660B6F" w:rsidP="00983E92">
      <w:pPr>
        <w:rPr>
          <w:ins w:id="81" w:author="Hanh Nhi" w:date="2024-10-30T09:00:00Z" w16du:dateUtc="2024-10-30T02:00:00Z"/>
        </w:rPr>
      </w:pPr>
      <w:ins w:id="82" w:author="Hanh Nhi" w:date="2024-10-24T15:10:00Z" w16du:dateUtc="2024-10-24T08:10:00Z">
        <w:r w:rsidRPr="00660B6F">
          <w:rPr>
            <w:noProof/>
            <w:lang w:val="vi-VN"/>
          </w:rPr>
          <w:drawing>
            <wp:inline distT="0" distB="0" distL="0" distR="0" wp14:anchorId="7922262B" wp14:editId="5D9FCB3F">
              <wp:extent cx="5648023" cy="5444067"/>
              <wp:effectExtent l="0" t="0" r="0" b="4445"/>
              <wp:docPr id="1829093956" name="Picture 1" descr="A computer screen shot of a black scree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29093956" name="Picture 1" descr="A computer screen shot of a black screen&#10;&#10;Description automatically generated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49882" cy="54458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FE9D5A" w14:textId="00DE799E" w:rsidR="009C3F80" w:rsidRDefault="009C3F80" w:rsidP="00983E92">
      <w:pPr>
        <w:rPr>
          <w:ins w:id="83" w:author="Hanh Nhi" w:date="2024-10-30T08:59:00Z" w16du:dateUtc="2024-10-30T01:59:00Z"/>
        </w:rPr>
      </w:pPr>
      <w:ins w:id="84" w:author="Hanh Nhi" w:date="2024-10-30T09:01:00Z" w16du:dateUtc="2024-10-30T02:01:00Z">
        <w:r w:rsidRPr="009C3F80">
          <w:rPr>
            <w:noProof/>
          </w:rPr>
          <w:drawing>
            <wp:inline distT="0" distB="0" distL="0" distR="0" wp14:anchorId="71EC5F3D" wp14:editId="1867D82E">
              <wp:extent cx="4961467" cy="2165871"/>
              <wp:effectExtent l="0" t="0" r="0" b="6350"/>
              <wp:docPr id="1715436472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15436472" name="Picture 1" descr="A screenshot of a computer&#10;&#10;Description automatically generated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76693" cy="217251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53C8144" w14:textId="31838493" w:rsidR="008E639E" w:rsidRPr="00AB4DED" w:rsidRDefault="009C3F80">
      <w:pPr>
        <w:pStyle w:val="Heading1"/>
        <w:numPr>
          <w:ilvl w:val="0"/>
          <w:numId w:val="12"/>
        </w:numPr>
        <w:rPr>
          <w:ins w:id="85" w:author="Hanh Nhi" w:date="2024-10-24T15:13:00Z" w16du:dateUtc="2024-10-24T08:13:00Z"/>
          <w:lang w:val="vi-VN"/>
        </w:rPr>
        <w:pPrChange w:id="86" w:author="Hanh Nhi" w:date="2024-10-30T10:59:00Z" w16du:dateUtc="2024-10-30T03:59:00Z">
          <w:pPr/>
        </w:pPrChange>
      </w:pPr>
      <w:ins w:id="87" w:author="Hanh Nhi" w:date="2024-10-30T08:59:00Z" w16du:dateUtc="2024-10-30T01:59:00Z">
        <w:r>
          <w:lastRenderedPageBreak/>
          <w:t>Creating README</w:t>
        </w:r>
      </w:ins>
    </w:p>
    <w:p w14:paraId="734D8AC6" w14:textId="0A11A77D" w:rsidR="00660B6F" w:rsidRDefault="00AB4DED">
      <w:pPr>
        <w:rPr>
          <w:ins w:id="88" w:author="Hanh Nhi" w:date="2024-10-30T10:47:00Z" w16du:dateUtc="2024-10-30T03:47:00Z"/>
          <w:lang w:val="vi-VN"/>
        </w:rPr>
      </w:pPr>
      <w:ins w:id="89" w:author="Hanh Nhi" w:date="2024-10-30T10:59:00Z" w16du:dateUtc="2024-10-30T03:59:00Z">
        <w:r w:rsidRPr="00AB4DED">
          <w:rPr>
            <w:noProof/>
            <w:lang w:val="vi-VN"/>
          </w:rPr>
          <w:drawing>
            <wp:inline distT="0" distB="0" distL="0" distR="0" wp14:anchorId="6253257F" wp14:editId="4E48B233">
              <wp:extent cx="5029200" cy="1343269"/>
              <wp:effectExtent l="0" t="0" r="0" b="9525"/>
              <wp:docPr id="1948764654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48764654" name="Picture 1" descr="A screenshot of a computer&#10;&#10;Description automatically generated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6958" cy="13586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CB25692" w14:textId="25F2FA2E" w:rsidR="008E639E" w:rsidRDefault="007543A7">
      <w:pPr>
        <w:rPr>
          <w:ins w:id="90" w:author="Hanh Nhi" w:date="2024-10-30T11:00:00Z" w16du:dateUtc="2024-10-30T04:00:00Z"/>
          <w:lang w:val="vi-VN"/>
        </w:rPr>
      </w:pPr>
      <w:ins w:id="91" w:author="Hanh Nhi" w:date="2024-10-30T11:00:00Z" w16du:dateUtc="2024-10-30T04:00:00Z">
        <w:r w:rsidRPr="007543A7">
          <w:rPr>
            <w:noProof/>
            <w:lang w:val="vi-VN"/>
          </w:rPr>
          <w:drawing>
            <wp:inline distT="0" distB="0" distL="0" distR="0" wp14:anchorId="75747A38" wp14:editId="0D5659EA">
              <wp:extent cx="5046941" cy="3098800"/>
              <wp:effectExtent l="0" t="0" r="1905" b="6350"/>
              <wp:docPr id="791467079" name="Picture 1" descr="A screenshot of a computer pro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91467079" name="Picture 1" descr="A screenshot of a computer program&#10;&#10;Description automatically generated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69938" cy="31129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98D61DE" w14:textId="1B6A9291" w:rsidR="007543A7" w:rsidRDefault="007543A7">
      <w:pPr>
        <w:rPr>
          <w:ins w:id="92" w:author="Hanh Nhi" w:date="2024-10-30T11:02:00Z" w16du:dateUtc="2024-10-30T04:02:00Z"/>
          <w:lang w:val="vi-VN"/>
        </w:rPr>
      </w:pPr>
      <w:ins w:id="93" w:author="Hanh Nhi" w:date="2024-10-30T11:01:00Z" w16du:dateUtc="2024-10-30T04:01:00Z">
        <w:r w:rsidRPr="007543A7">
          <w:rPr>
            <w:noProof/>
            <w:lang w:val="vi-VN"/>
          </w:rPr>
          <w:drawing>
            <wp:inline distT="0" distB="0" distL="0" distR="0" wp14:anchorId="62858650" wp14:editId="5D663529">
              <wp:extent cx="4991794" cy="3200400"/>
              <wp:effectExtent l="0" t="0" r="0" b="0"/>
              <wp:docPr id="25944132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944132" name="Picture 1" descr="A screenshot of a computer&#10;&#10;Description automatically generated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30978" cy="322552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89EF43" w14:textId="775CBB20" w:rsidR="007543A7" w:rsidRDefault="007543A7" w:rsidP="007543A7">
      <w:pPr>
        <w:pStyle w:val="Heading1"/>
        <w:numPr>
          <w:ilvl w:val="0"/>
          <w:numId w:val="12"/>
        </w:numPr>
        <w:rPr>
          <w:ins w:id="94" w:author="Hanh Nhi" w:date="2024-10-30T11:03:00Z" w16du:dateUtc="2024-10-30T04:03:00Z"/>
          <w:lang w:val="vi-VN"/>
        </w:rPr>
      </w:pPr>
      <w:ins w:id="95" w:author="Hanh Nhi" w:date="2024-10-30T11:03:00Z" w16du:dateUtc="2024-10-30T04:03:00Z">
        <w:r>
          <w:lastRenderedPageBreak/>
          <w:t>Creating a</w:t>
        </w:r>
        <w:r>
          <w:rPr>
            <w:lang w:val="vi-VN"/>
          </w:rPr>
          <w:t xml:space="preserve"> Wiki</w:t>
        </w:r>
      </w:ins>
    </w:p>
    <w:p w14:paraId="48F3798E" w14:textId="558FB9B2" w:rsidR="007543A7" w:rsidRDefault="00A37240" w:rsidP="007543A7">
      <w:pPr>
        <w:rPr>
          <w:ins w:id="96" w:author="Hanh Nhi" w:date="2024-10-30T11:50:00Z" w16du:dateUtc="2024-10-30T04:50:00Z"/>
          <w:lang w:val="vi-VN"/>
        </w:rPr>
      </w:pPr>
      <w:ins w:id="97" w:author="Hanh Nhi" w:date="2024-10-30T11:50:00Z" w16du:dateUtc="2024-10-30T04:50:00Z">
        <w:r w:rsidRPr="00A37240">
          <w:rPr>
            <w:noProof/>
            <w:lang w:val="vi-VN"/>
          </w:rPr>
          <w:drawing>
            <wp:inline distT="0" distB="0" distL="0" distR="0" wp14:anchorId="05D3D415" wp14:editId="5EAA08F3">
              <wp:extent cx="5120793" cy="2616200"/>
              <wp:effectExtent l="0" t="0" r="3810" b="0"/>
              <wp:docPr id="226430143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6430143" name="Picture 1" descr="A screenshot of a computer&#10;&#10;Description automatically generated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30267" cy="26210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BD0521C" w14:textId="3F177D73" w:rsidR="00A37240" w:rsidRDefault="001853AB" w:rsidP="007543A7">
      <w:pPr>
        <w:rPr>
          <w:ins w:id="98" w:author="Hanh Nhi" w:date="2024-10-30T14:26:00Z" w16du:dateUtc="2024-10-30T07:26:00Z"/>
          <w:lang w:val="vi-VN"/>
        </w:rPr>
      </w:pPr>
      <w:ins w:id="99" w:author="Hanh Nhi" w:date="2024-10-30T14:26:00Z" w16du:dateUtc="2024-10-30T07:26:00Z">
        <w:r w:rsidRPr="001853AB">
          <w:rPr>
            <w:noProof/>
            <w:lang w:val="vi-VN"/>
          </w:rPr>
          <w:drawing>
            <wp:inline distT="0" distB="0" distL="0" distR="0" wp14:anchorId="03348284" wp14:editId="2D8E5532">
              <wp:extent cx="5181600" cy="2116927"/>
              <wp:effectExtent l="0" t="0" r="0" b="0"/>
              <wp:docPr id="327256357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7256357" name="Picture 1" descr="A screenshot of a computer&#10;&#10;Description automatically generated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91085" cy="21208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68F8E78" w14:textId="0044F72A" w:rsidR="001853AB" w:rsidRDefault="001853AB" w:rsidP="001853AB">
      <w:pPr>
        <w:pStyle w:val="Heading1"/>
        <w:numPr>
          <w:ilvl w:val="0"/>
          <w:numId w:val="12"/>
        </w:numPr>
        <w:rPr>
          <w:ins w:id="100" w:author="Hanh Nhi" w:date="2024-10-30T15:36:00Z" w16du:dateUtc="2024-10-30T08:36:00Z"/>
          <w:lang w:val="vi-VN"/>
        </w:rPr>
      </w:pPr>
      <w:ins w:id="101" w:author="Hanh Nhi" w:date="2024-10-30T14:27:00Z" w16du:dateUtc="2024-10-30T07:27:00Z">
        <w:r>
          <w:rPr>
            <w:lang w:val="vi-VN"/>
          </w:rPr>
          <w:t>Creating Boards</w:t>
        </w:r>
      </w:ins>
    </w:p>
    <w:p w14:paraId="0231794A" w14:textId="7888D7D6" w:rsidR="00113E4C" w:rsidRDefault="00113E4C" w:rsidP="00113E4C">
      <w:pPr>
        <w:rPr>
          <w:ins w:id="102" w:author="Hanh Nhi" w:date="2024-10-30T15:37:00Z" w16du:dateUtc="2024-10-30T08:37:00Z"/>
          <w:lang w:val="vi-VN"/>
        </w:rPr>
      </w:pPr>
      <w:ins w:id="103" w:author="Hanh Nhi" w:date="2024-10-30T15:36:00Z" w16du:dateUtc="2024-10-30T08:36:00Z">
        <w:r w:rsidRPr="00113E4C">
          <w:rPr>
            <w:noProof/>
            <w:lang w:val="vi-VN"/>
          </w:rPr>
          <w:drawing>
            <wp:inline distT="0" distB="0" distL="0" distR="0" wp14:anchorId="34CD23E1" wp14:editId="4891CF5F">
              <wp:extent cx="5283200" cy="2328898"/>
              <wp:effectExtent l="0" t="0" r="0" b="0"/>
              <wp:docPr id="1501274674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01274674" name="Picture 1" descr="A screenshot of a computer&#10;&#10;Description automatically generated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05628" cy="233878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877C37A" w14:textId="5807618E" w:rsidR="00113E4C" w:rsidRDefault="00113E4C" w:rsidP="00113E4C">
      <w:pPr>
        <w:rPr>
          <w:ins w:id="104" w:author="Hanh Nhi" w:date="2024-10-30T15:37:00Z" w16du:dateUtc="2024-10-30T08:37:00Z"/>
          <w:lang w:val="vi-VN"/>
        </w:rPr>
      </w:pPr>
      <w:ins w:id="105" w:author="Hanh Nhi" w:date="2024-10-30T15:37:00Z" w16du:dateUtc="2024-10-30T08:37:00Z">
        <w:r w:rsidRPr="00113E4C">
          <w:rPr>
            <w:noProof/>
            <w:lang w:val="vi-VN"/>
          </w:rPr>
          <w:lastRenderedPageBreak/>
          <w:drawing>
            <wp:inline distT="0" distB="0" distL="0" distR="0" wp14:anchorId="2E3660AD" wp14:editId="65BFF43A">
              <wp:extent cx="5943600" cy="2879090"/>
              <wp:effectExtent l="0" t="0" r="0" b="0"/>
              <wp:docPr id="1710876269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10876269" name="Picture 1" descr="A screenshot of a computer&#10;&#10;Description automatically generated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8790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ECECA7C" w14:textId="006CB4CA" w:rsidR="00113E4C" w:rsidRDefault="00113E4C" w:rsidP="00113E4C">
      <w:pPr>
        <w:rPr>
          <w:ins w:id="106" w:author="Hanh Nhi" w:date="2024-10-30T15:38:00Z" w16du:dateUtc="2024-10-30T08:38:00Z"/>
          <w:lang w:val="vi-VN"/>
        </w:rPr>
      </w:pPr>
      <w:ins w:id="107" w:author="Hanh Nhi" w:date="2024-10-30T15:38:00Z" w16du:dateUtc="2024-10-30T08:38:00Z">
        <w:r w:rsidRPr="00113E4C">
          <w:rPr>
            <w:noProof/>
            <w:lang w:val="vi-VN"/>
          </w:rPr>
          <w:drawing>
            <wp:inline distT="0" distB="0" distL="0" distR="0" wp14:anchorId="6560488D" wp14:editId="112F5315">
              <wp:extent cx="5943600" cy="2835910"/>
              <wp:effectExtent l="0" t="0" r="0" b="2540"/>
              <wp:docPr id="454822769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54822769" name="Picture 1" descr="A screenshot of a computer&#10;&#10;Description automatically generated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8359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7717ADB" w14:textId="2B242A7E" w:rsidR="00113E4C" w:rsidRPr="00113E4C" w:rsidRDefault="00113E4C" w:rsidP="00113E4C">
      <w:pPr>
        <w:rPr>
          <w:ins w:id="108" w:author="Hanh Nhi" w:date="2024-10-30T11:50:00Z" w16du:dateUtc="2024-10-30T04:50:00Z"/>
          <w:lang w:val="vi-VN"/>
        </w:rPr>
      </w:pPr>
      <w:ins w:id="109" w:author="Hanh Nhi" w:date="2024-10-30T15:38:00Z" w16du:dateUtc="2024-10-30T08:38:00Z">
        <w:r w:rsidRPr="00113E4C">
          <w:rPr>
            <w:noProof/>
            <w:lang w:val="vi-VN"/>
          </w:rPr>
          <w:drawing>
            <wp:inline distT="0" distB="0" distL="0" distR="0" wp14:anchorId="257EE2A4" wp14:editId="307317DD">
              <wp:extent cx="5494867" cy="2264871"/>
              <wp:effectExtent l="0" t="0" r="0" b="2540"/>
              <wp:docPr id="282589566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2589566" name="Picture 1" descr="A screenshot of a computer&#10;&#10;Description automatically generated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01465" cy="22675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42D0EF4" w14:textId="77777777" w:rsidR="00A37240" w:rsidRPr="007543A7" w:rsidRDefault="00A37240">
      <w:pPr>
        <w:rPr>
          <w:ins w:id="110" w:author="Hanh Nhi" w:date="2024-10-30T11:03:00Z" w16du:dateUtc="2024-10-30T04:03:00Z"/>
          <w:lang w:val="vi-VN"/>
        </w:rPr>
        <w:pPrChange w:id="111" w:author="Hanh Nhi" w:date="2024-10-30T11:03:00Z" w16du:dateUtc="2024-10-30T04:03:00Z">
          <w:pPr>
            <w:pStyle w:val="Heading1"/>
            <w:numPr>
              <w:numId w:val="19"/>
            </w:numPr>
            <w:ind w:left="720" w:hanging="360"/>
          </w:pPr>
        </w:pPrChange>
      </w:pPr>
    </w:p>
    <w:p w14:paraId="2D3754CE" w14:textId="77777777" w:rsidR="007543A7" w:rsidRPr="00983E92" w:rsidRDefault="007543A7">
      <w:pPr>
        <w:rPr>
          <w:lang w:val="vi-VN"/>
        </w:rPr>
        <w:pPrChange w:id="112" w:author="Hanh Nhi" w:date="2024-10-24T15:03:00Z" w16du:dateUtc="2024-10-24T08:03:00Z">
          <w:pPr>
            <w:pStyle w:val="Title"/>
          </w:pPr>
        </w:pPrChange>
      </w:pPr>
    </w:p>
    <w:sectPr w:rsidR="007543A7" w:rsidRPr="00983E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27654"/>
    <w:multiLevelType w:val="hybridMultilevel"/>
    <w:tmpl w:val="5E08E91C"/>
    <w:lvl w:ilvl="0" w:tplc="7C64731C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D2B28"/>
    <w:multiLevelType w:val="hybridMultilevel"/>
    <w:tmpl w:val="6D9C922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71E67"/>
    <w:multiLevelType w:val="hybridMultilevel"/>
    <w:tmpl w:val="37006AA8"/>
    <w:lvl w:ilvl="0" w:tplc="49F6C8B4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617AF"/>
    <w:multiLevelType w:val="hybridMultilevel"/>
    <w:tmpl w:val="84C643DC"/>
    <w:lvl w:ilvl="0" w:tplc="9EBE51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EB259E"/>
    <w:multiLevelType w:val="hybridMultilevel"/>
    <w:tmpl w:val="71C294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97F5A"/>
    <w:multiLevelType w:val="hybridMultilevel"/>
    <w:tmpl w:val="C5D41348"/>
    <w:lvl w:ilvl="0" w:tplc="077206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073E0D"/>
    <w:multiLevelType w:val="hybridMultilevel"/>
    <w:tmpl w:val="1C847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67FDF"/>
    <w:multiLevelType w:val="hybridMultilevel"/>
    <w:tmpl w:val="C7386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185497"/>
    <w:multiLevelType w:val="hybridMultilevel"/>
    <w:tmpl w:val="B980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3745DA"/>
    <w:multiLevelType w:val="hybridMultilevel"/>
    <w:tmpl w:val="BA689762"/>
    <w:lvl w:ilvl="0" w:tplc="2A14B89C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color w:val="00B05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725261"/>
    <w:multiLevelType w:val="hybridMultilevel"/>
    <w:tmpl w:val="9258D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6C56F1"/>
    <w:multiLevelType w:val="hybridMultilevel"/>
    <w:tmpl w:val="E490FF42"/>
    <w:lvl w:ilvl="0" w:tplc="4B88FCC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55140B9"/>
    <w:multiLevelType w:val="hybridMultilevel"/>
    <w:tmpl w:val="57E090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9C529B2"/>
    <w:multiLevelType w:val="hybridMultilevel"/>
    <w:tmpl w:val="856025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467BBA"/>
    <w:multiLevelType w:val="hybridMultilevel"/>
    <w:tmpl w:val="9258D4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A36459"/>
    <w:multiLevelType w:val="hybridMultilevel"/>
    <w:tmpl w:val="208A9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353E3E"/>
    <w:multiLevelType w:val="hybridMultilevel"/>
    <w:tmpl w:val="AA3C6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AC01AA"/>
    <w:multiLevelType w:val="hybridMultilevel"/>
    <w:tmpl w:val="3E965E46"/>
    <w:lvl w:ilvl="0" w:tplc="49F6C8B4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2158CB"/>
    <w:multiLevelType w:val="hybridMultilevel"/>
    <w:tmpl w:val="41E2E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4042031">
    <w:abstractNumId w:val="6"/>
  </w:num>
  <w:num w:numId="2" w16cid:durableId="1177187170">
    <w:abstractNumId w:val="3"/>
  </w:num>
  <w:num w:numId="3" w16cid:durableId="1562668737">
    <w:abstractNumId w:val="11"/>
  </w:num>
  <w:num w:numId="4" w16cid:durableId="450705168">
    <w:abstractNumId w:val="18"/>
  </w:num>
  <w:num w:numId="5" w16cid:durableId="1356423561">
    <w:abstractNumId w:val="5"/>
  </w:num>
  <w:num w:numId="6" w16cid:durableId="1755125058">
    <w:abstractNumId w:val="8"/>
  </w:num>
  <w:num w:numId="7" w16cid:durableId="493228612">
    <w:abstractNumId w:val="17"/>
  </w:num>
  <w:num w:numId="8" w16cid:durableId="1315404005">
    <w:abstractNumId w:val="7"/>
  </w:num>
  <w:num w:numId="9" w16cid:durableId="1910265585">
    <w:abstractNumId w:val="2"/>
  </w:num>
  <w:num w:numId="10" w16cid:durableId="2074967203">
    <w:abstractNumId w:val="12"/>
  </w:num>
  <w:num w:numId="11" w16cid:durableId="1802381099">
    <w:abstractNumId w:val="16"/>
  </w:num>
  <w:num w:numId="12" w16cid:durableId="750660905">
    <w:abstractNumId w:val="10"/>
  </w:num>
  <w:num w:numId="13" w16cid:durableId="826021810">
    <w:abstractNumId w:val="1"/>
  </w:num>
  <w:num w:numId="14" w16cid:durableId="216943252">
    <w:abstractNumId w:val="13"/>
  </w:num>
  <w:num w:numId="15" w16cid:durableId="530411735">
    <w:abstractNumId w:val="0"/>
  </w:num>
  <w:num w:numId="16" w16cid:durableId="428352440">
    <w:abstractNumId w:val="15"/>
  </w:num>
  <w:num w:numId="17" w16cid:durableId="1907498216">
    <w:abstractNumId w:val="4"/>
  </w:num>
  <w:num w:numId="18" w16cid:durableId="1241597963">
    <w:abstractNumId w:val="9"/>
  </w:num>
  <w:num w:numId="19" w16cid:durableId="1769160369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Hanh Nhi">
    <w15:presenceInfo w15:providerId="Windows Live" w15:userId="df4045ee651eb6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BCA"/>
    <w:rsid w:val="00007358"/>
    <w:rsid w:val="00007602"/>
    <w:rsid w:val="00034E6B"/>
    <w:rsid w:val="00095423"/>
    <w:rsid w:val="00113E4C"/>
    <w:rsid w:val="00130BCA"/>
    <w:rsid w:val="00153F13"/>
    <w:rsid w:val="001853AB"/>
    <w:rsid w:val="001B72D4"/>
    <w:rsid w:val="001D685C"/>
    <w:rsid w:val="0023356C"/>
    <w:rsid w:val="002911F4"/>
    <w:rsid w:val="002C59B9"/>
    <w:rsid w:val="00324B85"/>
    <w:rsid w:val="00330BEB"/>
    <w:rsid w:val="00345FE3"/>
    <w:rsid w:val="003519E2"/>
    <w:rsid w:val="003C72E6"/>
    <w:rsid w:val="00471DF1"/>
    <w:rsid w:val="004D7CE6"/>
    <w:rsid w:val="004F2922"/>
    <w:rsid w:val="0050474F"/>
    <w:rsid w:val="005616A2"/>
    <w:rsid w:val="005809DC"/>
    <w:rsid w:val="0058379A"/>
    <w:rsid w:val="005C0E3A"/>
    <w:rsid w:val="005C2608"/>
    <w:rsid w:val="00640F69"/>
    <w:rsid w:val="00656495"/>
    <w:rsid w:val="00660B6F"/>
    <w:rsid w:val="006766AD"/>
    <w:rsid w:val="006961C8"/>
    <w:rsid w:val="006D2194"/>
    <w:rsid w:val="007543A7"/>
    <w:rsid w:val="007665DC"/>
    <w:rsid w:val="0078711A"/>
    <w:rsid w:val="007C76AF"/>
    <w:rsid w:val="00827BC4"/>
    <w:rsid w:val="00865EE5"/>
    <w:rsid w:val="00870A64"/>
    <w:rsid w:val="008B4FA4"/>
    <w:rsid w:val="008E639E"/>
    <w:rsid w:val="008F01FA"/>
    <w:rsid w:val="008F6CF0"/>
    <w:rsid w:val="009436D4"/>
    <w:rsid w:val="00983E92"/>
    <w:rsid w:val="009C3F80"/>
    <w:rsid w:val="009E5FC5"/>
    <w:rsid w:val="009E7035"/>
    <w:rsid w:val="00A10362"/>
    <w:rsid w:val="00A255C5"/>
    <w:rsid w:val="00A25685"/>
    <w:rsid w:val="00A37240"/>
    <w:rsid w:val="00A61BDE"/>
    <w:rsid w:val="00AA7AEF"/>
    <w:rsid w:val="00AB4DED"/>
    <w:rsid w:val="00AC40B4"/>
    <w:rsid w:val="00CB26E2"/>
    <w:rsid w:val="00D732F9"/>
    <w:rsid w:val="00D848B7"/>
    <w:rsid w:val="00D94C35"/>
    <w:rsid w:val="00DA4F45"/>
    <w:rsid w:val="00DD0EC1"/>
    <w:rsid w:val="00F15B99"/>
    <w:rsid w:val="00F517F6"/>
    <w:rsid w:val="00FD3AE0"/>
    <w:rsid w:val="00FE0B92"/>
    <w:rsid w:val="00FF5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696A2"/>
  <w15:chartTrackingRefBased/>
  <w15:docId w15:val="{4A83C246-9DB1-4C62-9123-C27251C5B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7358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6CF0"/>
    <w:pPr>
      <w:keepNext/>
      <w:keepLines/>
      <w:spacing w:before="360" w:after="80"/>
      <w:outlineLvl w:val="0"/>
      <w:pPrChange w:id="0" w:author="Hanh Nhi" w:date="2024-10-14T08:28:00Z">
        <w:pPr>
          <w:keepNext/>
          <w:keepLines/>
          <w:spacing w:before="360" w:after="80" w:line="259" w:lineRule="auto"/>
          <w:outlineLvl w:val="0"/>
        </w:pPr>
      </w:pPrChange>
    </w:pPr>
    <w:rPr>
      <w:rFonts w:eastAsiaTheme="majorEastAsia" w:cstheme="majorBidi"/>
      <w:b/>
      <w:color w:val="C00000"/>
      <w:sz w:val="32"/>
      <w:szCs w:val="40"/>
      <w:rPrChange w:id="0" w:author="Hanh Nhi" w:date="2024-10-14T08:28:00Z">
        <w:rPr>
          <w:rFonts w:eastAsiaTheme="majorEastAsia" w:cstheme="majorBidi"/>
          <w:color w:val="C00000"/>
          <w:kern w:val="2"/>
          <w:sz w:val="32"/>
          <w:szCs w:val="40"/>
          <w:lang w:val="en-US" w:eastAsia="en-US" w:bidi="ar-SA"/>
          <w14:ligatures w14:val="standardContextual"/>
        </w:rPr>
      </w:rPrChange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CF0"/>
    <w:pPr>
      <w:keepNext/>
      <w:keepLines/>
      <w:spacing w:before="160" w:after="80"/>
      <w:outlineLvl w:val="1"/>
      <w:pPrChange w:id="1" w:author="Hanh Nhi" w:date="2024-10-14T08:29:00Z">
        <w:pPr>
          <w:keepNext/>
          <w:keepLines/>
          <w:spacing w:before="160" w:after="80" w:line="259" w:lineRule="auto"/>
          <w:outlineLvl w:val="1"/>
        </w:pPr>
      </w:pPrChange>
    </w:pPr>
    <w:rPr>
      <w:rFonts w:eastAsiaTheme="majorEastAsia" w:cstheme="majorBidi"/>
      <w:b/>
      <w:color w:val="00B050"/>
      <w:sz w:val="28"/>
      <w:szCs w:val="32"/>
      <w:rPrChange w:id="1" w:author="Hanh Nhi" w:date="2024-10-14T08:29:00Z">
        <w:rPr>
          <w:rFonts w:eastAsiaTheme="majorEastAsia" w:cstheme="majorBidi"/>
          <w:color w:val="0F4761" w:themeColor="accent1" w:themeShade="BF"/>
          <w:kern w:val="2"/>
          <w:sz w:val="28"/>
          <w:szCs w:val="32"/>
          <w:lang w:val="en-US" w:eastAsia="en-US" w:bidi="ar-SA"/>
          <w14:ligatures w14:val="standardContextual"/>
        </w:rPr>
      </w:rPrChange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B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0B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0B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0B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0B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0B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0B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6CF0"/>
    <w:rPr>
      <w:rFonts w:ascii="Times New Roman" w:eastAsiaTheme="majorEastAsia" w:hAnsi="Times New Roman" w:cstheme="majorBidi"/>
      <w:b/>
      <w:color w:val="C00000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F6CF0"/>
    <w:rPr>
      <w:rFonts w:ascii="Times New Roman" w:eastAsiaTheme="majorEastAsia" w:hAnsi="Times New Roman" w:cstheme="majorBidi"/>
      <w:b/>
      <w:color w:val="00B05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B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0B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0B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0B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0B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0B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0B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6CF0"/>
    <w:pPr>
      <w:spacing w:after="80" w:line="240" w:lineRule="auto"/>
      <w:contextualSpacing/>
      <w:pPrChange w:id="2" w:author="Hanh Nhi" w:date="2024-10-14T08:29:00Z">
        <w:pPr>
          <w:spacing w:after="80"/>
          <w:contextualSpacing/>
        </w:pPr>
      </w:pPrChange>
    </w:pPr>
    <w:rPr>
      <w:rFonts w:eastAsiaTheme="majorEastAsia" w:cstheme="majorBidi"/>
      <w:b/>
      <w:color w:val="002060"/>
      <w:spacing w:val="-10"/>
      <w:kern w:val="28"/>
      <w:sz w:val="56"/>
      <w:szCs w:val="56"/>
      <w:rPrChange w:id="2" w:author="Hanh Nhi" w:date="2024-10-14T08:29:00Z">
        <w:rPr>
          <w:rFonts w:eastAsiaTheme="majorEastAsia" w:cstheme="majorBidi"/>
          <w:color w:val="002060"/>
          <w:spacing w:val="-10"/>
          <w:kern w:val="28"/>
          <w:sz w:val="56"/>
          <w:szCs w:val="56"/>
          <w:lang w:val="en-US" w:eastAsia="en-US" w:bidi="ar-SA"/>
          <w14:ligatures w14:val="standardContextual"/>
        </w:rPr>
      </w:rPrChange>
    </w:rPr>
  </w:style>
  <w:style w:type="character" w:customStyle="1" w:styleId="TitleChar">
    <w:name w:val="Title Char"/>
    <w:basedOn w:val="DefaultParagraphFont"/>
    <w:link w:val="Title"/>
    <w:uiPriority w:val="10"/>
    <w:rsid w:val="008F6CF0"/>
    <w:rPr>
      <w:rFonts w:ascii="Times New Roman" w:eastAsiaTheme="majorEastAsia" w:hAnsi="Times New Roman" w:cstheme="majorBidi"/>
      <w:b/>
      <w:color w:val="00206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0B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0B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0B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0B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0B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0B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0B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0B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0BCA"/>
    <w:rPr>
      <w:b/>
      <w:bCs/>
      <w:smallCaps/>
      <w:color w:val="0F4761" w:themeColor="accent1" w:themeShade="BF"/>
      <w:spacing w:val="5"/>
    </w:rPr>
  </w:style>
  <w:style w:type="paragraph" w:styleId="Revision">
    <w:name w:val="Revision"/>
    <w:hidden/>
    <w:uiPriority w:val="99"/>
    <w:semiHidden/>
    <w:rsid w:val="0000735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9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Hanh Nhi</dc:creator>
  <cp:keywords/>
  <dc:description/>
  <cp:lastModifiedBy>Hanh Nhi</cp:lastModifiedBy>
  <cp:revision>11</cp:revision>
  <dcterms:created xsi:type="dcterms:W3CDTF">2024-10-14T01:20:00Z</dcterms:created>
  <dcterms:modified xsi:type="dcterms:W3CDTF">2024-10-30T08:39:00Z</dcterms:modified>
</cp:coreProperties>
</file>