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6BFBC" w14:textId="4A00CD72" w:rsidR="00007358" w:rsidRDefault="00007358" w:rsidP="00007358">
      <w:pPr>
        <w:rPr>
          <w:ins w:id="3" w:author="Hanh Nhi" w:date="2024-10-14T08:22:00Z" w16du:dateUtc="2024-10-14T01:22:00Z"/>
          <w:lang w:val="vi-VN"/>
        </w:rPr>
      </w:pPr>
      <w:ins w:id="4" w:author="Hanh Nhi" w:date="2024-10-14T08:22:00Z" w16du:dateUtc="2024-10-14T01:22:00Z">
        <w:r>
          <w:rPr>
            <w:lang w:val="vi-VN"/>
          </w:rPr>
          <w:t>Tên: Phan Ngọc Hạnh Nhi</w:t>
        </w:r>
      </w:ins>
    </w:p>
    <w:p w14:paraId="0D9ADE12" w14:textId="1A40F44C" w:rsidR="00007358" w:rsidRDefault="00007358">
      <w:pPr>
        <w:rPr>
          <w:ins w:id="5" w:author="Hanh Nhi" w:date="2024-10-14T08:22:00Z" w16du:dateUtc="2024-10-14T01:22:00Z"/>
          <w:lang w:val="vi-VN"/>
        </w:rPr>
        <w:pPrChange w:id="6" w:author="Hanh Nhi" w:date="2024-10-14T08:22:00Z" w16du:dateUtc="2024-10-14T01:22:00Z">
          <w:pPr>
            <w:pStyle w:val="Title"/>
            <w:jc w:val="center"/>
          </w:pPr>
        </w:pPrChange>
      </w:pPr>
      <w:ins w:id="7" w:author="Hanh Nhi" w:date="2024-10-14T08:22:00Z" w16du:dateUtc="2024-10-14T01:22:00Z">
        <w:r>
          <w:rPr>
            <w:lang w:val="vi-VN"/>
          </w:rPr>
          <w:t>MSSV: 2131209002</w:t>
        </w:r>
      </w:ins>
    </w:p>
    <w:p w14:paraId="4C513F3F" w14:textId="143F1DB0" w:rsidR="00007358" w:rsidRDefault="00007358" w:rsidP="00007358">
      <w:pPr>
        <w:pStyle w:val="Title"/>
        <w:jc w:val="center"/>
        <w:rPr>
          <w:ins w:id="8" w:author="Hanh Nhi" w:date="2024-10-14T08:22:00Z" w16du:dateUtc="2024-10-14T01:22:00Z"/>
          <w:rFonts w:cs="Times New Roman"/>
          <w:lang w:val="vi-VN"/>
        </w:rPr>
      </w:pPr>
      <w:r w:rsidRPr="00007358">
        <w:rPr>
          <w:rFonts w:cs="Times New Roman"/>
          <w:lang w:val="vi-VN"/>
        </w:rPr>
        <w:t xml:space="preserve">Lab </w:t>
      </w:r>
      <w:ins w:id="9" w:author="Hanh Nhi" w:date="2024-10-31T12:36:00Z" w16du:dateUtc="2024-10-31T05:36:00Z">
        <w:r w:rsidR="0005361E">
          <w:rPr>
            <w:rFonts w:cs="Times New Roman"/>
          </w:rPr>
          <w:t>4</w:t>
        </w:r>
      </w:ins>
      <w:del w:id="10" w:author="Hanh Nhi" w:date="2024-10-17T21:32:00Z" w16du:dateUtc="2024-10-17T14:32:00Z">
        <w:r w:rsidRPr="00007358" w:rsidDel="005C0E3A">
          <w:rPr>
            <w:rFonts w:cs="Times New Roman"/>
            <w:lang w:val="vi-VN"/>
          </w:rPr>
          <w:delText>1</w:delText>
        </w:r>
      </w:del>
    </w:p>
    <w:p w14:paraId="642D0EF4" w14:textId="26EEFA72" w:rsidR="00A37240" w:rsidRDefault="00393C75" w:rsidP="00393C75">
      <w:pPr>
        <w:pStyle w:val="Heading1"/>
        <w:numPr>
          <w:ilvl w:val="0"/>
          <w:numId w:val="20"/>
        </w:numPr>
        <w:rPr>
          <w:ins w:id="11" w:author="Hanh Nhi" w:date="2024-10-31T12:44:00Z" w16du:dateUtc="2024-10-31T05:44:00Z"/>
          <w:lang w:val="vi-VN"/>
        </w:rPr>
      </w:pPr>
      <w:ins w:id="12" w:author="Hanh Nhi" w:date="2024-10-31T12:44:00Z" w16du:dateUtc="2024-10-31T05:44:00Z">
        <w:r>
          <w:rPr>
            <w:lang w:val="vi-VN"/>
          </w:rPr>
          <w:t>Install web server (LAMP):</w:t>
        </w:r>
      </w:ins>
    </w:p>
    <w:p w14:paraId="1A2101F9" w14:textId="42855D42" w:rsidR="00393C75" w:rsidRDefault="00295D72" w:rsidP="00295D72">
      <w:pPr>
        <w:pStyle w:val="ListParagraph"/>
        <w:numPr>
          <w:ilvl w:val="0"/>
          <w:numId w:val="21"/>
        </w:numPr>
        <w:rPr>
          <w:ins w:id="13" w:author="Hanh Nhi" w:date="2024-10-31T12:49:00Z" w16du:dateUtc="2024-10-31T05:49:00Z"/>
          <w:lang w:val="vi-VN"/>
        </w:rPr>
      </w:pPr>
      <w:ins w:id="14" w:author="Hanh Nhi" w:date="2024-10-31T12:49:00Z" w16du:dateUtc="2024-10-31T05:49:00Z">
        <w:r>
          <w:rPr>
            <w:lang w:val="vi-VN"/>
          </w:rPr>
          <w:t>Install Apache (apache2):</w:t>
        </w:r>
      </w:ins>
    </w:p>
    <w:p w14:paraId="005849EA" w14:textId="74871884" w:rsidR="00295D72" w:rsidRDefault="00292173" w:rsidP="00295D72">
      <w:pPr>
        <w:pStyle w:val="ListParagraph"/>
        <w:rPr>
          <w:ins w:id="15" w:author="Hanh Nhi" w:date="2024-10-31T12:50:00Z" w16du:dateUtc="2024-10-31T05:50:00Z"/>
          <w:lang w:val="vi-VN"/>
        </w:rPr>
      </w:pPr>
      <w:ins w:id="16" w:author="Hanh Nhi" w:date="2024-10-31T12:59:00Z" w16du:dateUtc="2024-10-31T05:59:00Z">
        <w:r w:rsidRPr="00292173">
          <w:rPr>
            <w:noProof/>
            <w:lang w:val="vi-VN"/>
          </w:rPr>
          <w:drawing>
            <wp:inline distT="0" distB="0" distL="0" distR="0" wp14:anchorId="7DC4640E" wp14:editId="0CB594A3">
              <wp:extent cx="2807677" cy="298400"/>
              <wp:effectExtent l="0" t="0" r="0" b="6985"/>
              <wp:docPr id="88882880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8828805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78035" cy="3058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9B09AC" w14:textId="16C7439A" w:rsidR="00295D72" w:rsidRDefault="00295D72" w:rsidP="00295D72">
      <w:pPr>
        <w:pStyle w:val="ListParagraph"/>
        <w:numPr>
          <w:ilvl w:val="0"/>
          <w:numId w:val="21"/>
        </w:numPr>
        <w:rPr>
          <w:ins w:id="17" w:author="Hanh Nhi" w:date="2024-10-31T12:52:00Z" w16du:dateUtc="2024-10-31T05:52:00Z"/>
          <w:lang w:val="vi-VN"/>
        </w:rPr>
      </w:pPr>
      <w:ins w:id="18" w:author="Hanh Nhi" w:date="2024-10-31T12:52:00Z" w16du:dateUtc="2024-10-31T05:52:00Z">
        <w:r>
          <w:rPr>
            <w:lang w:val="vi-VN"/>
          </w:rPr>
          <w:t>Install MySQL (mysql-server)</w:t>
        </w:r>
      </w:ins>
    </w:p>
    <w:p w14:paraId="62E8846D" w14:textId="34B12AB9" w:rsidR="00295D72" w:rsidRPr="00295D72" w:rsidRDefault="00292173">
      <w:pPr>
        <w:pStyle w:val="ListParagraph"/>
        <w:rPr>
          <w:ins w:id="19" w:author="Hanh Nhi" w:date="2024-10-31T12:57:00Z" w16du:dateUtc="2024-10-31T05:57:00Z"/>
          <w:lang w:val="vi-VN"/>
        </w:rPr>
        <w:pPrChange w:id="20" w:author="Hanh Nhi" w:date="2024-10-31T12:57:00Z" w16du:dateUtc="2024-10-31T05:57:00Z">
          <w:pPr>
            <w:pStyle w:val="ListParagraph"/>
            <w:numPr>
              <w:numId w:val="21"/>
            </w:numPr>
            <w:ind w:hanging="360"/>
          </w:pPr>
        </w:pPrChange>
      </w:pPr>
      <w:ins w:id="21" w:author="Hanh Nhi" w:date="2024-10-31T13:00:00Z" w16du:dateUtc="2024-10-31T06:00:00Z">
        <w:r w:rsidRPr="00292173">
          <w:rPr>
            <w:noProof/>
            <w:lang w:val="vi-VN"/>
          </w:rPr>
          <w:drawing>
            <wp:inline distT="0" distB="0" distL="0" distR="0" wp14:anchorId="0BC0D952" wp14:editId="2D85DCCF">
              <wp:extent cx="2795954" cy="312628"/>
              <wp:effectExtent l="0" t="0" r="4445" b="0"/>
              <wp:docPr id="295188755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5188755" name="Picture 1" descr="A black background with white text&#10;&#10;Description automatically generated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71513" cy="3210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1D4C4D" w14:textId="2A8D7B1F" w:rsidR="00295D72" w:rsidRDefault="00295D72" w:rsidP="00295D72">
      <w:pPr>
        <w:pStyle w:val="ListParagraph"/>
        <w:numPr>
          <w:ilvl w:val="0"/>
          <w:numId w:val="21"/>
        </w:numPr>
        <w:rPr>
          <w:ins w:id="22" w:author="Hanh Nhi" w:date="2024-10-31T12:57:00Z" w16du:dateUtc="2024-10-31T05:57:00Z"/>
          <w:lang w:val="vi-VN"/>
        </w:rPr>
      </w:pPr>
      <w:ins w:id="23" w:author="Hanh Nhi" w:date="2024-10-31T12:57:00Z" w16du:dateUtc="2024-10-31T05:57:00Z">
        <w:r>
          <w:rPr>
            <w:lang w:val="vi-VN"/>
          </w:rPr>
          <w:t>Install PHP</w:t>
        </w:r>
      </w:ins>
    </w:p>
    <w:p w14:paraId="397974D4" w14:textId="6B9B16F1" w:rsidR="00295D72" w:rsidRPr="00AD6AB6" w:rsidRDefault="00292173">
      <w:pPr>
        <w:pStyle w:val="ListParagraph"/>
        <w:rPr>
          <w:ins w:id="24" w:author="Hanh Nhi" w:date="2024-10-31T12:57:00Z" w16du:dateUtc="2024-10-31T05:57:00Z"/>
          <w:rPrChange w:id="25" w:author="Hanh Nhi" w:date="2024-10-31T13:10:00Z" w16du:dateUtc="2024-10-31T06:10:00Z">
            <w:rPr>
              <w:ins w:id="26" w:author="Hanh Nhi" w:date="2024-10-31T12:57:00Z" w16du:dateUtc="2024-10-31T05:57:00Z"/>
              <w:lang w:val="vi-VN"/>
            </w:rPr>
          </w:rPrChange>
        </w:rPr>
        <w:pPrChange w:id="27" w:author="Hanh Nhi" w:date="2024-10-31T12:57:00Z" w16du:dateUtc="2024-10-31T05:57:00Z">
          <w:pPr>
            <w:pStyle w:val="ListParagraph"/>
            <w:numPr>
              <w:numId w:val="21"/>
            </w:numPr>
            <w:ind w:hanging="360"/>
          </w:pPr>
        </w:pPrChange>
      </w:pPr>
      <w:ins w:id="28" w:author="Hanh Nhi" w:date="2024-10-31T13:06:00Z" w16du:dateUtc="2024-10-31T06:06:00Z">
        <w:r w:rsidRPr="00292173">
          <w:rPr>
            <w:noProof/>
            <w:lang w:val="vi-VN"/>
          </w:rPr>
          <w:drawing>
            <wp:inline distT="0" distB="0" distL="0" distR="0" wp14:anchorId="37CC0F64" wp14:editId="63510988">
              <wp:extent cx="2807335" cy="282045"/>
              <wp:effectExtent l="0" t="0" r="0" b="3810"/>
              <wp:docPr id="209493772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94937723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77016" cy="2890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F42699" w14:textId="7EC69AEB" w:rsidR="00295D72" w:rsidRDefault="00292173" w:rsidP="00295D72">
      <w:pPr>
        <w:pStyle w:val="ListParagraph"/>
        <w:numPr>
          <w:ilvl w:val="0"/>
          <w:numId w:val="21"/>
        </w:numPr>
        <w:rPr>
          <w:ins w:id="29" w:author="Hanh Nhi" w:date="2024-10-31T13:01:00Z" w16du:dateUtc="2024-10-31T06:01:00Z"/>
          <w:lang w:val="vi-VN"/>
        </w:rPr>
      </w:pPr>
      <w:ins w:id="30" w:author="Hanh Nhi" w:date="2024-10-31T13:01:00Z" w16du:dateUtc="2024-10-31T06:01:00Z">
        <w:r>
          <w:rPr>
            <w:lang w:val="vi-VN"/>
          </w:rPr>
          <w:t>Install libpache2-mod-php</w:t>
        </w:r>
      </w:ins>
    </w:p>
    <w:p w14:paraId="3055820C" w14:textId="1CE4C8F8" w:rsidR="00292173" w:rsidRDefault="00292173" w:rsidP="00292173">
      <w:pPr>
        <w:pStyle w:val="ListParagraph"/>
        <w:rPr>
          <w:ins w:id="31" w:author="Hanh Nhi" w:date="2024-10-31T13:01:00Z" w16du:dateUtc="2024-10-31T06:01:00Z"/>
          <w:lang w:val="vi-VN"/>
        </w:rPr>
      </w:pPr>
      <w:ins w:id="32" w:author="Hanh Nhi" w:date="2024-10-31T13:01:00Z" w16du:dateUtc="2024-10-31T06:01:00Z">
        <w:r w:rsidRPr="00292173">
          <w:rPr>
            <w:noProof/>
            <w:lang w:val="vi-VN"/>
          </w:rPr>
          <w:drawing>
            <wp:inline distT="0" distB="0" distL="0" distR="0" wp14:anchorId="0FFE936F" wp14:editId="6E4DB75B">
              <wp:extent cx="2807335" cy="346110"/>
              <wp:effectExtent l="0" t="0" r="0" b="0"/>
              <wp:docPr id="56517550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5175509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8939" cy="3500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90C3EA" w14:textId="56361CB6" w:rsidR="00292173" w:rsidRDefault="00292173" w:rsidP="00292173">
      <w:pPr>
        <w:pStyle w:val="ListParagraph"/>
        <w:numPr>
          <w:ilvl w:val="0"/>
          <w:numId w:val="21"/>
        </w:numPr>
        <w:rPr>
          <w:ins w:id="33" w:author="Hanh Nhi" w:date="2024-10-31T13:02:00Z" w16du:dateUtc="2024-10-31T06:02:00Z"/>
          <w:lang w:val="vi-VN"/>
        </w:rPr>
      </w:pPr>
      <w:ins w:id="34" w:author="Hanh Nhi" w:date="2024-10-31T13:01:00Z" w16du:dateUtc="2024-10-31T06:01:00Z">
        <w:r>
          <w:rPr>
            <w:lang w:val="vi-VN"/>
          </w:rPr>
          <w:t>Install php-</w:t>
        </w:r>
      </w:ins>
      <w:ins w:id="35" w:author="Hanh Nhi" w:date="2024-10-31T13:02:00Z" w16du:dateUtc="2024-10-31T06:02:00Z">
        <w:r>
          <w:rPr>
            <w:lang w:val="vi-VN"/>
          </w:rPr>
          <w:t>mysql</w:t>
        </w:r>
      </w:ins>
    </w:p>
    <w:p w14:paraId="7372D417" w14:textId="533934F7" w:rsidR="00292173" w:rsidRDefault="00292173" w:rsidP="00292173">
      <w:pPr>
        <w:pStyle w:val="ListParagraph"/>
        <w:rPr>
          <w:ins w:id="36" w:author="Hanh Nhi" w:date="2024-10-31T13:10:00Z" w16du:dateUtc="2024-10-31T06:10:00Z"/>
        </w:rPr>
      </w:pPr>
      <w:ins w:id="37" w:author="Hanh Nhi" w:date="2024-10-31T13:02:00Z" w16du:dateUtc="2024-10-31T06:02:00Z">
        <w:r w:rsidRPr="00292173">
          <w:rPr>
            <w:noProof/>
            <w:lang w:val="vi-VN"/>
          </w:rPr>
          <w:drawing>
            <wp:inline distT="0" distB="0" distL="0" distR="0" wp14:anchorId="54B1D6A0" wp14:editId="153E9D60">
              <wp:extent cx="2807335" cy="274978"/>
              <wp:effectExtent l="0" t="0" r="0" b="0"/>
              <wp:docPr id="129867078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9867078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92927" cy="2833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468A33E" w14:textId="366275AB" w:rsidR="00AD6AB6" w:rsidRDefault="00AD6AB6" w:rsidP="00AD6AB6">
      <w:pPr>
        <w:pStyle w:val="ListParagraph"/>
        <w:numPr>
          <w:ilvl w:val="0"/>
          <w:numId w:val="21"/>
        </w:numPr>
        <w:rPr>
          <w:ins w:id="38" w:author="Hanh Nhi" w:date="2024-10-31T13:10:00Z" w16du:dateUtc="2024-10-31T06:10:00Z"/>
        </w:rPr>
      </w:pPr>
      <w:ins w:id="39" w:author="Hanh Nhi" w:date="2024-10-31T13:10:00Z" w16du:dateUtc="2024-10-31T06:10:00Z">
        <w:r>
          <w:t>Config Apache server</w:t>
        </w:r>
      </w:ins>
    </w:p>
    <w:p w14:paraId="72444A39" w14:textId="23002989" w:rsidR="00AD6AB6" w:rsidRDefault="00AD6AB6" w:rsidP="00AD6AB6">
      <w:pPr>
        <w:pStyle w:val="ListParagraph"/>
        <w:rPr>
          <w:ins w:id="40" w:author="Hanh Nhi" w:date="2024-10-31T13:12:00Z" w16du:dateUtc="2024-10-31T06:12:00Z"/>
        </w:rPr>
      </w:pPr>
      <w:ins w:id="41" w:author="Hanh Nhi" w:date="2024-10-31T13:12:00Z" w16du:dateUtc="2024-10-31T06:12:00Z">
        <w:r w:rsidRPr="00AD6AB6">
          <w:rPr>
            <w:noProof/>
          </w:rPr>
          <w:drawing>
            <wp:inline distT="0" distB="0" distL="0" distR="0" wp14:anchorId="58462590" wp14:editId="2185A95C">
              <wp:extent cx="4794738" cy="469229"/>
              <wp:effectExtent l="0" t="0" r="0" b="7620"/>
              <wp:docPr id="54109896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1098962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03856" cy="479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B193F1" w14:textId="70CB20FE" w:rsidR="00AD6AB6" w:rsidRPr="00AD6AB6" w:rsidRDefault="00AD6AB6">
      <w:pPr>
        <w:pStyle w:val="ListParagraph"/>
        <w:numPr>
          <w:ilvl w:val="0"/>
          <w:numId w:val="21"/>
        </w:numPr>
        <w:rPr>
          <w:ins w:id="42" w:author="Hanh Nhi" w:date="2024-10-31T12:55:00Z" w16du:dateUtc="2024-10-31T05:55:00Z"/>
          <w:rPrChange w:id="43" w:author="Hanh Nhi" w:date="2024-10-31T13:10:00Z" w16du:dateUtc="2024-10-31T06:10:00Z">
            <w:rPr>
              <w:ins w:id="44" w:author="Hanh Nhi" w:date="2024-10-31T12:55:00Z" w16du:dateUtc="2024-10-31T05:55:00Z"/>
              <w:lang w:val="vi-VN"/>
            </w:rPr>
          </w:rPrChange>
        </w:rPr>
        <w:pPrChange w:id="45" w:author="Hanh Nhi" w:date="2024-10-31T13:12:00Z" w16du:dateUtc="2024-10-31T06:12:00Z">
          <w:pPr>
            <w:pStyle w:val="ListParagraph"/>
          </w:pPr>
        </w:pPrChange>
      </w:pPr>
      <w:ins w:id="46" w:author="Hanh Nhi" w:date="2024-10-31T13:12:00Z" w16du:dateUtc="2024-10-31T06:12:00Z">
        <w:r>
          <w:t>Restart the Apache web server</w:t>
        </w:r>
      </w:ins>
    </w:p>
    <w:p w14:paraId="428BC9C3" w14:textId="23892BD2" w:rsidR="00295D72" w:rsidRDefault="00AD6AB6" w:rsidP="00295D72">
      <w:pPr>
        <w:pStyle w:val="ListParagraph"/>
        <w:rPr>
          <w:ins w:id="47" w:author="Hanh Nhi" w:date="2024-10-31T13:15:00Z" w16du:dateUtc="2024-10-31T06:15:00Z"/>
        </w:rPr>
      </w:pPr>
      <w:ins w:id="48" w:author="Hanh Nhi" w:date="2024-10-31T13:15:00Z" w16du:dateUtc="2024-10-31T06:15:00Z">
        <w:r w:rsidRPr="00AD6AB6">
          <w:rPr>
            <w:noProof/>
            <w:lang w:val="vi-VN"/>
          </w:rPr>
          <w:drawing>
            <wp:inline distT="0" distB="0" distL="0" distR="0" wp14:anchorId="6062EFA1" wp14:editId="04E33A93">
              <wp:extent cx="5416062" cy="663120"/>
              <wp:effectExtent l="0" t="0" r="0" b="3810"/>
              <wp:docPr id="188835765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8357652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9084" cy="6671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FCC4A0" w14:textId="3D07A37F" w:rsidR="00AD6AB6" w:rsidRDefault="00AD6AB6" w:rsidP="00AD6AB6">
      <w:pPr>
        <w:pStyle w:val="ListParagraph"/>
        <w:numPr>
          <w:ilvl w:val="0"/>
          <w:numId w:val="21"/>
        </w:numPr>
        <w:rPr>
          <w:ins w:id="49" w:author="Hanh Nhi" w:date="2024-10-31T13:32:00Z" w16du:dateUtc="2024-10-31T06:32:00Z"/>
        </w:rPr>
      </w:pPr>
      <w:ins w:id="50" w:author="Hanh Nhi" w:date="2024-10-31T13:15:00Z" w16du:dateUtc="2024-10-31T06:15:00Z">
        <w:r>
          <w:t>Set up Virtual Hosts:</w:t>
        </w:r>
      </w:ins>
    </w:p>
    <w:p w14:paraId="00DCFFDB" w14:textId="4C048901" w:rsidR="00AA1C57" w:rsidRDefault="00AA1C57">
      <w:pPr>
        <w:pStyle w:val="ListParagraph"/>
        <w:numPr>
          <w:ilvl w:val="0"/>
          <w:numId w:val="22"/>
        </w:numPr>
        <w:rPr>
          <w:ins w:id="51" w:author="Hanh Nhi" w:date="2024-10-31T13:15:00Z" w16du:dateUtc="2024-10-31T06:15:00Z"/>
        </w:rPr>
        <w:pPrChange w:id="52" w:author="Hanh Nhi" w:date="2024-10-31T13:33:00Z" w16du:dateUtc="2024-10-31T06:33:00Z">
          <w:pPr>
            <w:pStyle w:val="ListParagraph"/>
            <w:numPr>
              <w:numId w:val="21"/>
            </w:numPr>
            <w:ind w:hanging="360"/>
          </w:pPr>
        </w:pPrChange>
      </w:pPr>
      <w:ins w:id="53" w:author="Hanh Nhi" w:date="2024-10-31T13:33:00Z" w16du:dateUtc="2024-10-31T06:33:00Z">
        <w:r>
          <w:t xml:space="preserve">Create the directory for </w:t>
        </w:r>
        <w:proofErr w:type="spellStart"/>
        <w:r>
          <w:t>your_domain</w:t>
        </w:r>
      </w:ins>
      <w:proofErr w:type="spellEnd"/>
    </w:p>
    <w:p w14:paraId="255624B5" w14:textId="7656C2F5" w:rsidR="00AD6AB6" w:rsidRDefault="0023082A" w:rsidP="00AD6AB6">
      <w:pPr>
        <w:pStyle w:val="ListParagraph"/>
        <w:rPr>
          <w:ins w:id="54" w:author="Hanh Nhi" w:date="2024-10-31T13:33:00Z" w16du:dateUtc="2024-10-31T06:33:00Z"/>
        </w:rPr>
      </w:pPr>
      <w:ins w:id="55" w:author="Hanh Nhi" w:date="2024-10-31T13:20:00Z" w16du:dateUtc="2024-10-31T06:20:00Z">
        <w:r w:rsidRPr="0023082A">
          <w:rPr>
            <w:noProof/>
          </w:rPr>
          <w:drawing>
            <wp:inline distT="0" distB="0" distL="0" distR="0" wp14:anchorId="79822643" wp14:editId="3BFD565B">
              <wp:extent cx="3708322" cy="363415"/>
              <wp:effectExtent l="0" t="0" r="6985" b="0"/>
              <wp:docPr id="684026125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4026125" name="Picture 1" descr="A black background with white text&#10;&#10;Description automatically generated"/>
                      <pic:cNvPicPr/>
                    </pic:nvPicPr>
                    <pic:blipFill rotWithShape="1">
                      <a:blip r:embed="rId12"/>
                      <a:srcRect b="35696"/>
                      <a:stretch/>
                    </pic:blipFill>
                    <pic:spPr bwMode="auto">
                      <a:xfrm>
                        <a:off x="0" y="0"/>
                        <a:ext cx="3750192" cy="36751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54C1AD0" w14:textId="56378BFB" w:rsidR="00AA1C57" w:rsidRDefault="00AA1C57">
      <w:pPr>
        <w:pStyle w:val="ListParagraph"/>
        <w:numPr>
          <w:ilvl w:val="0"/>
          <w:numId w:val="22"/>
        </w:numPr>
        <w:rPr>
          <w:ins w:id="56" w:author="Hanh Nhi" w:date="2024-10-31T13:20:00Z" w16du:dateUtc="2024-10-31T06:20:00Z"/>
        </w:rPr>
        <w:pPrChange w:id="57" w:author="Hanh Nhi" w:date="2024-10-31T13:34:00Z" w16du:dateUtc="2024-10-31T06:34:00Z">
          <w:pPr>
            <w:pStyle w:val="ListParagraph"/>
          </w:pPr>
        </w:pPrChange>
      </w:pPr>
      <w:ins w:id="58" w:author="Hanh Nhi" w:date="2024-10-31T13:33:00Z" w16du:dateUtc="2024-10-31T06:33:00Z">
        <w:r>
          <w:t xml:space="preserve">Assign ownership to </w:t>
        </w:r>
      </w:ins>
      <w:proofErr w:type="spellStart"/>
      <w:ins w:id="59" w:author="Hanh Nhi" w:date="2024-10-31T13:34:00Z" w16du:dateUtc="2024-10-31T06:34:00Z">
        <w:r>
          <w:t>your_domain</w:t>
        </w:r>
        <w:proofErr w:type="spellEnd"/>
        <w:r>
          <w:t xml:space="preserve"> directory</w:t>
        </w:r>
      </w:ins>
    </w:p>
    <w:p w14:paraId="7DF666D7" w14:textId="0B3D5146" w:rsidR="0023082A" w:rsidRDefault="0023082A" w:rsidP="00AD6AB6">
      <w:pPr>
        <w:pStyle w:val="ListParagraph"/>
        <w:rPr>
          <w:ins w:id="60" w:author="Hanh Nhi" w:date="2024-10-31T13:34:00Z" w16du:dateUtc="2024-10-31T06:34:00Z"/>
        </w:rPr>
      </w:pPr>
      <w:ins w:id="61" w:author="Hanh Nhi" w:date="2024-10-31T13:27:00Z" w16du:dateUtc="2024-10-31T06:27:00Z">
        <w:r w:rsidRPr="0023082A">
          <w:rPr>
            <w:noProof/>
          </w:rPr>
          <w:drawing>
            <wp:inline distT="0" distB="0" distL="0" distR="0" wp14:anchorId="4A63A8B2" wp14:editId="2DB89049">
              <wp:extent cx="4975860" cy="1261141"/>
              <wp:effectExtent l="0" t="0" r="0" b="0"/>
              <wp:docPr id="1556275972" name="Picture 1" descr="A computer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56275972" name="Picture 1" descr="A computer screen with white text&#10;&#10;Description automatically generated"/>
                      <pic:cNvPicPr/>
                    </pic:nvPicPr>
                    <pic:blipFill rotWithShape="1">
                      <a:blip r:embed="rId13"/>
                      <a:srcRect b="12364"/>
                      <a:stretch/>
                    </pic:blipFill>
                    <pic:spPr bwMode="auto">
                      <a:xfrm>
                        <a:off x="0" y="0"/>
                        <a:ext cx="5039913" cy="12773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AE3256C" w14:textId="07B6F26B" w:rsidR="00AA1C57" w:rsidRDefault="00AA1C57">
      <w:pPr>
        <w:pStyle w:val="ListParagraph"/>
        <w:numPr>
          <w:ilvl w:val="0"/>
          <w:numId w:val="22"/>
        </w:numPr>
        <w:rPr>
          <w:ins w:id="62" w:author="Hanh Nhi" w:date="2024-10-31T13:28:00Z" w16du:dateUtc="2024-10-31T06:28:00Z"/>
        </w:rPr>
        <w:pPrChange w:id="63" w:author="Hanh Nhi" w:date="2024-10-31T13:35:00Z" w16du:dateUtc="2024-10-31T06:35:00Z">
          <w:pPr>
            <w:pStyle w:val="ListParagraph"/>
          </w:pPr>
        </w:pPrChange>
      </w:pPr>
      <w:ins w:id="64" w:author="Hanh Nhi" w:date="2024-10-31T13:34:00Z" w16du:dateUtc="2024-10-31T06:34:00Z">
        <w:r>
          <w:t xml:space="preserve">Assign permission to </w:t>
        </w:r>
        <w:proofErr w:type="gramStart"/>
        <w:r>
          <w:t xml:space="preserve">the </w:t>
        </w:r>
        <w:proofErr w:type="spellStart"/>
        <w:r>
          <w:t>you</w:t>
        </w:r>
      </w:ins>
      <w:ins w:id="65" w:author="Hanh Nhi" w:date="2024-10-31T13:35:00Z" w16du:dateUtc="2024-10-31T06:35:00Z">
        <w:r>
          <w:t>r</w:t>
        </w:r>
        <w:proofErr w:type="gramEnd"/>
        <w:r>
          <w:t>_domain</w:t>
        </w:r>
        <w:proofErr w:type="spellEnd"/>
        <w:r>
          <w:t xml:space="preserve"> directory (755 or 744)</w:t>
        </w:r>
      </w:ins>
    </w:p>
    <w:p w14:paraId="2FD6C867" w14:textId="798B8908" w:rsidR="0023082A" w:rsidRDefault="00AA1C57" w:rsidP="00AD6AB6">
      <w:pPr>
        <w:pStyle w:val="ListParagraph"/>
        <w:rPr>
          <w:ins w:id="66" w:author="Hanh Nhi" w:date="2024-10-31T13:35:00Z" w16du:dateUtc="2024-10-31T06:35:00Z"/>
        </w:rPr>
      </w:pPr>
      <w:ins w:id="67" w:author="Hanh Nhi" w:date="2024-10-31T13:31:00Z" w16du:dateUtc="2024-10-31T06:31:00Z">
        <w:r w:rsidRPr="00AA1C57">
          <w:rPr>
            <w:noProof/>
          </w:rPr>
          <w:lastRenderedPageBreak/>
          <w:drawing>
            <wp:inline distT="0" distB="0" distL="0" distR="0" wp14:anchorId="7914F230" wp14:editId="5173E82A">
              <wp:extent cx="4964723" cy="1536624"/>
              <wp:effectExtent l="0" t="0" r="7620" b="6985"/>
              <wp:docPr id="320528896" name="Picture 1" descr="A computer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0528896" name="Picture 1" descr="A computer screen with white text&#10;&#10;Description automatically generated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97286" cy="15467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F3CB26" w14:textId="40B91E71" w:rsidR="00AA1C57" w:rsidRDefault="00AA1C57">
      <w:pPr>
        <w:pStyle w:val="ListParagraph"/>
        <w:numPr>
          <w:ilvl w:val="0"/>
          <w:numId w:val="22"/>
        </w:numPr>
        <w:rPr>
          <w:ins w:id="68" w:author="Hanh Nhi" w:date="2024-10-31T13:31:00Z" w16du:dateUtc="2024-10-31T06:31:00Z"/>
        </w:rPr>
        <w:pPrChange w:id="69" w:author="Hanh Nhi" w:date="2024-10-31T13:35:00Z" w16du:dateUtc="2024-10-31T06:35:00Z">
          <w:pPr>
            <w:pStyle w:val="ListParagraph"/>
          </w:pPr>
        </w:pPrChange>
      </w:pPr>
      <w:ins w:id="70" w:author="Hanh Nhi" w:date="2024-10-31T13:35:00Z" w16du:dateUtc="2024-10-31T06:35:00Z">
        <w:r>
          <w:t xml:space="preserve">Create an index.html file in </w:t>
        </w:r>
        <w:proofErr w:type="gramStart"/>
        <w:r>
          <w:t xml:space="preserve">the </w:t>
        </w:r>
        <w:proofErr w:type="spellStart"/>
        <w:r>
          <w:t>your</w:t>
        </w:r>
        <w:proofErr w:type="gramEnd"/>
        <w:r>
          <w:t>_domain</w:t>
        </w:r>
        <w:proofErr w:type="spellEnd"/>
        <w:r>
          <w:t xml:space="preserve"> directory with</w:t>
        </w:r>
      </w:ins>
      <w:ins w:id="71" w:author="Hanh Nhi" w:date="2024-10-31T13:36:00Z" w16du:dateUtc="2024-10-31T06:36:00Z">
        <w:r>
          <w:t xml:space="preserve"> any content</w:t>
        </w:r>
      </w:ins>
    </w:p>
    <w:p w14:paraId="340DDB7E" w14:textId="5DF1A29A" w:rsidR="00AA1C57" w:rsidRDefault="00AA1C57" w:rsidP="00AD6AB6">
      <w:pPr>
        <w:pStyle w:val="ListParagraph"/>
        <w:rPr>
          <w:ins w:id="72" w:author="Hanh Nhi" w:date="2024-10-31T13:40:00Z" w16du:dateUtc="2024-10-31T06:40:00Z"/>
        </w:rPr>
      </w:pPr>
      <w:ins w:id="73" w:author="Hanh Nhi" w:date="2024-10-31T13:32:00Z" w16du:dateUtc="2024-10-31T06:32:00Z">
        <w:r w:rsidRPr="00AA1C57">
          <w:rPr>
            <w:noProof/>
          </w:rPr>
          <w:drawing>
            <wp:inline distT="0" distB="0" distL="0" distR="0" wp14:anchorId="19F7C3F7" wp14:editId="65EEB45F">
              <wp:extent cx="3944815" cy="735584"/>
              <wp:effectExtent l="0" t="0" r="0" b="7620"/>
              <wp:docPr id="173656812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3656812" name="Picture 1" descr="A black background with white text&#10;&#10;Description automatically generated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12421" cy="7481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9F912B" w14:textId="5BABBAD2" w:rsidR="00AA1C57" w:rsidRDefault="00AA1C57" w:rsidP="00AD6AB6">
      <w:pPr>
        <w:pStyle w:val="ListParagraph"/>
        <w:rPr>
          <w:ins w:id="74" w:author="Hanh Nhi" w:date="2024-10-31T13:36:00Z" w16du:dateUtc="2024-10-31T06:36:00Z"/>
        </w:rPr>
      </w:pPr>
      <w:ins w:id="75" w:author="Hanh Nhi" w:date="2024-10-31T13:40:00Z" w16du:dateUtc="2024-10-31T06:40:00Z">
        <w:r w:rsidRPr="00AA1C57">
          <w:rPr>
            <w:noProof/>
          </w:rPr>
          <w:drawing>
            <wp:inline distT="0" distB="0" distL="0" distR="0" wp14:anchorId="662AEB9E" wp14:editId="64C9D937">
              <wp:extent cx="5943600" cy="779145"/>
              <wp:effectExtent l="0" t="0" r="0" b="1905"/>
              <wp:docPr id="1653013160" name="Picture 1" descr="A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53013160" name="Picture 1" descr="A screen shot of a computer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791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C0B621" w14:textId="3A2AF290" w:rsidR="00AA1C57" w:rsidRDefault="00AA1C57" w:rsidP="00AA1C57">
      <w:pPr>
        <w:pStyle w:val="ListParagraph"/>
        <w:numPr>
          <w:ilvl w:val="0"/>
          <w:numId w:val="21"/>
        </w:numPr>
        <w:rPr>
          <w:ins w:id="76" w:author="Hanh Nhi" w:date="2024-10-31T13:36:00Z" w16du:dateUtc="2024-10-31T06:36:00Z"/>
        </w:rPr>
      </w:pPr>
      <w:ins w:id="77" w:author="Hanh Nhi" w:date="2024-10-31T13:36:00Z" w16du:dateUtc="2024-10-31T06:36:00Z">
        <w:r>
          <w:t>Set up Virtual Hosts:</w:t>
        </w:r>
      </w:ins>
    </w:p>
    <w:p w14:paraId="5628F1BB" w14:textId="3DB6E49B" w:rsidR="00063F2A" w:rsidRDefault="00AA1C57" w:rsidP="00063F2A">
      <w:pPr>
        <w:pStyle w:val="ListParagraph"/>
        <w:rPr>
          <w:ins w:id="78" w:author="Hanh Nhi" w:date="2024-10-31T13:37:00Z" w16du:dateUtc="2024-10-31T06:37:00Z"/>
        </w:rPr>
      </w:pPr>
      <w:ins w:id="79" w:author="Hanh Nhi" w:date="2024-10-31T13:37:00Z" w16du:dateUtc="2024-10-31T06:37:00Z">
        <w:r>
          <w:t xml:space="preserve">Create a virtual host file: </w:t>
        </w:r>
      </w:ins>
      <w:ins w:id="80" w:author="Hanh Nhi" w:date="2024-10-31T13:59:00Z" w16du:dateUtc="2024-10-31T06:59:00Z">
        <w:r w:rsidR="00063F2A">
          <w:t xml:space="preserve">copy and rename 000-default.conf to </w:t>
        </w:r>
        <w:proofErr w:type="spellStart"/>
        <w:r w:rsidR="00063F2A">
          <w:t>your_domain.co</w:t>
        </w:r>
      </w:ins>
      <w:ins w:id="81" w:author="Hanh Nhi" w:date="2024-10-31T14:00:00Z" w16du:dateUtc="2024-10-31T07:00:00Z">
        <w:r w:rsidR="00063F2A">
          <w:t>nf</w:t>
        </w:r>
      </w:ins>
      <w:proofErr w:type="spellEnd"/>
    </w:p>
    <w:p w14:paraId="7B465AC6" w14:textId="5617A432" w:rsidR="00AA1C57" w:rsidRDefault="0034087A" w:rsidP="00AA1C57">
      <w:pPr>
        <w:pStyle w:val="ListParagraph"/>
        <w:rPr>
          <w:ins w:id="82" w:author="Hanh Nhi" w:date="2024-10-31T13:51:00Z" w16du:dateUtc="2024-10-31T06:51:00Z"/>
        </w:rPr>
      </w:pPr>
      <w:ins w:id="83" w:author="Hanh Nhi" w:date="2024-10-31T13:42:00Z" w16du:dateUtc="2024-10-31T06:42:00Z">
        <w:r w:rsidRPr="0034087A">
          <w:rPr>
            <w:noProof/>
          </w:rPr>
          <w:drawing>
            <wp:inline distT="0" distB="0" distL="0" distR="0" wp14:anchorId="6402F6EE" wp14:editId="2D71AED2">
              <wp:extent cx="5287108" cy="4503643"/>
              <wp:effectExtent l="0" t="0" r="8890" b="0"/>
              <wp:docPr id="527447472" name="Picture 1" descr="A screenshot of a computer scree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27447472" name="Picture 1" descr="A screenshot of a computer screen&#10;&#10;Description automatically generated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5724" cy="45109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448E25" w14:textId="285278C7" w:rsidR="00063F2A" w:rsidRDefault="00063F2A" w:rsidP="00AA1C57">
      <w:pPr>
        <w:pStyle w:val="ListParagraph"/>
        <w:rPr>
          <w:ins w:id="84" w:author="Hanh Nhi" w:date="2024-10-31T13:55:00Z" w16du:dateUtc="2024-10-31T06:55:00Z"/>
        </w:rPr>
      </w:pPr>
      <w:ins w:id="85" w:author="Hanh Nhi" w:date="2024-10-31T13:55:00Z" w16du:dateUtc="2024-10-31T06:55:00Z">
        <w:r>
          <w:lastRenderedPageBreak/>
          <w:t>Modify the file:</w:t>
        </w:r>
      </w:ins>
    </w:p>
    <w:p w14:paraId="47AD4A12" w14:textId="1ECEBABB" w:rsidR="00063F2A" w:rsidRDefault="00063F2A" w:rsidP="00AA1C57">
      <w:pPr>
        <w:pStyle w:val="ListParagraph"/>
        <w:rPr>
          <w:ins w:id="86" w:author="Hanh Nhi" w:date="2024-10-31T14:00:00Z" w16du:dateUtc="2024-10-31T07:00:00Z"/>
        </w:rPr>
      </w:pPr>
      <w:ins w:id="87" w:author="Hanh Nhi" w:date="2024-10-31T13:55:00Z" w16du:dateUtc="2024-10-31T06:55:00Z">
        <w:r w:rsidRPr="00063F2A">
          <w:rPr>
            <w:noProof/>
          </w:rPr>
          <w:drawing>
            <wp:inline distT="0" distB="0" distL="0" distR="0" wp14:anchorId="7BDE63FC" wp14:editId="543D708B">
              <wp:extent cx="5158154" cy="3702188"/>
              <wp:effectExtent l="0" t="0" r="4445" b="0"/>
              <wp:docPr id="1065154004" name="Picture 1" descr="A computer screen with blue and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65154004" name="Picture 1" descr="A computer screen with blue and white text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70725" cy="3711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2CE6ED" w14:textId="4FF31FC0" w:rsidR="00063F2A" w:rsidRDefault="00063F2A" w:rsidP="00AA1C57">
      <w:pPr>
        <w:pStyle w:val="ListParagraph"/>
        <w:rPr>
          <w:ins w:id="88" w:author="Hanh Nhi" w:date="2024-10-31T14:00:00Z" w16du:dateUtc="2024-10-31T07:00:00Z"/>
        </w:rPr>
      </w:pPr>
      <w:ins w:id="89" w:author="Hanh Nhi" w:date="2024-10-31T14:00:00Z" w16du:dateUtc="2024-10-31T07:00:00Z">
        <w:r>
          <w:t>Enable the file with the a2ensite tool</w:t>
        </w:r>
      </w:ins>
    </w:p>
    <w:p w14:paraId="5FAD21AE" w14:textId="53E68F4E" w:rsidR="00063F2A" w:rsidRDefault="00063F2A" w:rsidP="00AA1C57">
      <w:pPr>
        <w:pStyle w:val="ListParagraph"/>
        <w:rPr>
          <w:ins w:id="90" w:author="Hanh Nhi" w:date="2024-10-31T14:00:00Z" w16du:dateUtc="2024-10-31T07:00:00Z"/>
        </w:rPr>
      </w:pPr>
      <w:ins w:id="91" w:author="Hanh Nhi" w:date="2024-10-31T14:00:00Z" w16du:dateUtc="2024-10-31T07:00:00Z">
        <w:r>
          <w:t>Test for configuration errors</w:t>
        </w:r>
      </w:ins>
    </w:p>
    <w:p w14:paraId="07E11F2A" w14:textId="090A8784" w:rsidR="00063F2A" w:rsidRDefault="00063F2A" w:rsidP="00AA1C57">
      <w:pPr>
        <w:pStyle w:val="ListParagraph"/>
        <w:rPr>
          <w:ins w:id="92" w:author="Hanh Nhi" w:date="2024-10-31T14:00:00Z" w16du:dateUtc="2024-10-31T07:00:00Z"/>
        </w:rPr>
      </w:pPr>
      <w:ins w:id="93" w:author="Hanh Nhi" w:date="2024-10-31T14:00:00Z" w16du:dateUtc="2024-10-31T07:00:00Z">
        <w:r>
          <w:t>Reload the configuration</w:t>
        </w:r>
      </w:ins>
    </w:p>
    <w:p w14:paraId="457A3F2C" w14:textId="1F473093" w:rsidR="00063F2A" w:rsidRDefault="00063F2A" w:rsidP="00AA1C57">
      <w:pPr>
        <w:pStyle w:val="ListParagraph"/>
        <w:rPr>
          <w:ins w:id="94" w:author="Hanh Nhi" w:date="2024-10-31T14:00:00Z" w16du:dateUtc="2024-10-31T07:00:00Z"/>
        </w:rPr>
      </w:pPr>
      <w:ins w:id="95" w:author="Hanh Nhi" w:date="2024-10-31T14:00:00Z" w16du:dateUtc="2024-10-31T07:00:00Z">
        <w:r w:rsidRPr="00063F2A">
          <w:rPr>
            <w:noProof/>
          </w:rPr>
          <w:drawing>
            <wp:inline distT="0" distB="0" distL="0" distR="0" wp14:anchorId="091F2F4D" wp14:editId="58754E00">
              <wp:extent cx="3024554" cy="1273203"/>
              <wp:effectExtent l="0" t="0" r="4445" b="3175"/>
              <wp:docPr id="249585146" name="Picture 1" descr="A computer screen shot of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9585146" name="Picture 1" descr="A computer screen shot of white text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2776" cy="13019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D85FD6" w14:textId="6859B10E" w:rsidR="00E837C1" w:rsidRDefault="00E837C1" w:rsidP="00E837C1">
      <w:pPr>
        <w:pStyle w:val="ListParagraph"/>
        <w:numPr>
          <w:ilvl w:val="0"/>
          <w:numId w:val="21"/>
        </w:numPr>
        <w:rPr>
          <w:ins w:id="96" w:author="Hanh Nhi" w:date="2024-10-31T15:07:00Z" w16du:dateUtc="2024-10-31T08:07:00Z"/>
        </w:rPr>
      </w:pPr>
      <w:proofErr w:type="spellStart"/>
      <w:ins w:id="97" w:author="Hanh Nhi" w:date="2024-10-31T15:07:00Z" w16du:dateUtc="2024-10-31T08:07:00Z">
        <w:r>
          <w:t>ifconfig</w:t>
        </w:r>
        <w:proofErr w:type="spellEnd"/>
      </w:ins>
    </w:p>
    <w:p w14:paraId="37785AE9" w14:textId="2898E41F" w:rsidR="00E837C1" w:rsidRDefault="00E837C1" w:rsidP="00E837C1">
      <w:pPr>
        <w:pStyle w:val="ListParagraph"/>
        <w:rPr>
          <w:ins w:id="98" w:author="Hanh Nhi" w:date="2024-10-31T15:07:00Z" w16du:dateUtc="2024-10-31T08:07:00Z"/>
        </w:rPr>
      </w:pPr>
      <w:ins w:id="99" w:author="Hanh Nhi" w:date="2024-10-31T15:07:00Z" w16du:dateUtc="2024-10-31T08:07:00Z">
        <w:r w:rsidRPr="00E837C1">
          <w:rPr>
            <w:noProof/>
          </w:rPr>
          <w:drawing>
            <wp:inline distT="0" distB="0" distL="0" distR="0" wp14:anchorId="0C74410C" wp14:editId="0A4A89CB">
              <wp:extent cx="4829908" cy="2263246"/>
              <wp:effectExtent l="0" t="0" r="8890" b="3810"/>
              <wp:docPr id="1825725821" name="Picture 1" descr="A screen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25725821" name="Picture 1" descr="A screenshot of a computer program&#10;&#10;Description automatically generated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63871" cy="22791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8AD369" w14:textId="55E40F6F" w:rsidR="00E837C1" w:rsidRDefault="00E837C1" w:rsidP="00E837C1">
      <w:pPr>
        <w:pStyle w:val="ListParagraph"/>
        <w:numPr>
          <w:ilvl w:val="0"/>
          <w:numId w:val="21"/>
        </w:numPr>
        <w:rPr>
          <w:ins w:id="100" w:author="Hanh Nhi" w:date="2024-10-31T15:08:00Z" w16du:dateUtc="2024-10-31T08:08:00Z"/>
        </w:rPr>
      </w:pPr>
      <w:ins w:id="101" w:author="Hanh Nhi" w:date="2024-10-31T15:07:00Z" w16du:dateUtc="2024-10-31T08:07:00Z">
        <w:r>
          <w:lastRenderedPageBreak/>
          <w:t>open hos</w:t>
        </w:r>
      </w:ins>
      <w:ins w:id="102" w:author="Hanh Nhi" w:date="2024-10-31T15:08:00Z" w16du:dateUtc="2024-10-31T08:08:00Z">
        <w:r>
          <w:t>ts file of windows</w:t>
        </w:r>
      </w:ins>
    </w:p>
    <w:p w14:paraId="013E2B1A" w14:textId="491C2151" w:rsidR="00E837C1" w:rsidRDefault="00E837C1" w:rsidP="00E837C1">
      <w:pPr>
        <w:pStyle w:val="ListParagraph"/>
        <w:rPr>
          <w:ins w:id="103" w:author="Hanh Nhi" w:date="2024-10-31T15:08:00Z" w16du:dateUtc="2024-10-31T08:08:00Z"/>
        </w:rPr>
      </w:pPr>
      <w:ins w:id="104" w:author="Hanh Nhi" w:date="2024-10-31T15:08:00Z" w16du:dateUtc="2024-10-31T08:08:00Z">
        <w:r w:rsidRPr="00E837C1">
          <w:rPr>
            <w:noProof/>
          </w:rPr>
          <w:drawing>
            <wp:inline distT="0" distB="0" distL="0" distR="0" wp14:anchorId="5736FC83" wp14:editId="51069F55">
              <wp:extent cx="4636477" cy="1037263"/>
              <wp:effectExtent l="0" t="0" r="0" b="0"/>
              <wp:docPr id="631312744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31312744" name="Picture 1" descr="A screenshot of a computer&#10;&#10;Description automatically generated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5676" cy="10505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8A4317" w14:textId="2BD2B313" w:rsidR="00E837C1" w:rsidRDefault="00E837C1" w:rsidP="00E837C1">
      <w:pPr>
        <w:pStyle w:val="ListParagraph"/>
        <w:numPr>
          <w:ilvl w:val="0"/>
          <w:numId w:val="21"/>
        </w:numPr>
        <w:rPr>
          <w:ins w:id="105" w:author="Hanh Nhi" w:date="2024-10-31T15:09:00Z" w16du:dateUtc="2024-10-31T08:09:00Z"/>
        </w:rPr>
      </w:pPr>
      <w:ins w:id="106" w:author="Hanh Nhi" w:date="2024-10-31T15:08:00Z" w16du:dateUtc="2024-10-31T08:08:00Z">
        <w:r>
          <w:t xml:space="preserve">add </w:t>
        </w:r>
        <w:proofErr w:type="spellStart"/>
        <w:r>
          <w:t>Server_IP</w:t>
        </w:r>
        <w:proofErr w:type="spellEnd"/>
        <w:r>
          <w:t xml:space="preserve"> </w:t>
        </w:r>
      </w:ins>
      <w:proofErr w:type="spellStart"/>
      <w:ins w:id="107" w:author="Hanh Nhi" w:date="2024-10-31T15:09:00Z" w16du:dateUtc="2024-10-31T08:09:00Z">
        <w:r>
          <w:t>your_domain</w:t>
        </w:r>
        <w:proofErr w:type="spellEnd"/>
      </w:ins>
    </w:p>
    <w:p w14:paraId="7219B99B" w14:textId="6609D067" w:rsidR="00E837C1" w:rsidRDefault="00E837C1" w:rsidP="00E837C1">
      <w:pPr>
        <w:pStyle w:val="ListParagraph"/>
        <w:rPr>
          <w:ins w:id="108" w:author="Hanh Nhi" w:date="2024-10-31T15:09:00Z" w16du:dateUtc="2024-10-31T08:09:00Z"/>
        </w:rPr>
      </w:pPr>
      <w:ins w:id="109" w:author="Hanh Nhi" w:date="2024-10-31T15:09:00Z" w16du:dateUtc="2024-10-31T08:09:00Z">
        <w:r w:rsidRPr="00E837C1">
          <w:rPr>
            <w:noProof/>
          </w:rPr>
          <w:drawing>
            <wp:inline distT="0" distB="0" distL="0" distR="0" wp14:anchorId="218CEB3E" wp14:editId="766DE3E8">
              <wp:extent cx="3528646" cy="2949586"/>
              <wp:effectExtent l="0" t="0" r="0" b="3175"/>
              <wp:docPr id="1892360333" name="Picture 1" descr="A screen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92360333" name="Picture 1" descr="A screenshot of a computer program&#10;&#10;Description automatically generated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7780" cy="2965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410451" w14:textId="3E941621" w:rsidR="00E837C1" w:rsidRDefault="00E837C1" w:rsidP="00E837C1">
      <w:pPr>
        <w:pStyle w:val="ListParagraph"/>
        <w:numPr>
          <w:ilvl w:val="0"/>
          <w:numId w:val="21"/>
        </w:numPr>
        <w:rPr>
          <w:ins w:id="110" w:author="Hanh Nhi" w:date="2024-10-31T15:10:00Z" w16du:dateUtc="2024-10-31T08:10:00Z"/>
        </w:rPr>
      </w:pPr>
      <w:ins w:id="111" w:author="Hanh Nhi" w:date="2024-10-31T15:09:00Z" w16du:dateUtc="2024-10-31T08:09:00Z">
        <w:r>
          <w:t>rename host domain</w:t>
        </w:r>
      </w:ins>
      <w:ins w:id="112" w:author="Hanh Nhi" w:date="2024-10-31T15:10:00Z" w16du:dateUtc="2024-10-31T08:10:00Z">
        <w:r>
          <w:t xml:space="preserve"> to hnhi.com</w:t>
        </w:r>
      </w:ins>
    </w:p>
    <w:p w14:paraId="0EA0E6D7" w14:textId="21BAF0A5" w:rsidR="00E837C1" w:rsidRDefault="00E837C1" w:rsidP="00E837C1">
      <w:pPr>
        <w:pStyle w:val="ListParagraph"/>
        <w:rPr>
          <w:ins w:id="113" w:author="Hanh Nhi" w:date="2024-10-31T15:10:00Z" w16du:dateUtc="2024-10-31T08:10:00Z"/>
        </w:rPr>
      </w:pPr>
      <w:ins w:id="114" w:author="Hanh Nhi" w:date="2024-10-31T15:10:00Z" w16du:dateUtc="2024-10-31T08:10:00Z">
        <w:r w:rsidRPr="00E837C1">
          <w:rPr>
            <w:noProof/>
          </w:rPr>
          <w:drawing>
            <wp:inline distT="0" distB="0" distL="0" distR="0" wp14:anchorId="1BAEAE21" wp14:editId="3B27AB08">
              <wp:extent cx="4759569" cy="3511199"/>
              <wp:effectExtent l="0" t="0" r="3175" b="0"/>
              <wp:docPr id="1064165523" name="Picture 1" descr="A screenshot of a computer scree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64165523" name="Picture 1" descr="A screenshot of a computer screen&#10;&#10;Description automatically generated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34643" cy="35665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B8E7C8" w14:textId="6A7D01F2" w:rsidR="00E837C1" w:rsidRDefault="00E837C1" w:rsidP="00E837C1">
      <w:pPr>
        <w:pStyle w:val="ListParagraph"/>
        <w:numPr>
          <w:ilvl w:val="0"/>
          <w:numId w:val="21"/>
        </w:numPr>
        <w:rPr>
          <w:ins w:id="115" w:author="Hanh Nhi" w:date="2024-10-31T15:10:00Z" w16du:dateUtc="2024-10-31T08:10:00Z"/>
        </w:rPr>
      </w:pPr>
      <w:ins w:id="116" w:author="Hanh Nhi" w:date="2024-10-31T15:10:00Z" w16du:dateUtc="2024-10-31T08:10:00Z">
        <w:r>
          <w:lastRenderedPageBreak/>
          <w:t>reload apache2</w:t>
        </w:r>
      </w:ins>
    </w:p>
    <w:p w14:paraId="3F3D72D7" w14:textId="73FD5754" w:rsidR="00E837C1" w:rsidRDefault="00E837C1" w:rsidP="00E837C1">
      <w:pPr>
        <w:pStyle w:val="ListParagraph"/>
        <w:rPr>
          <w:ins w:id="117" w:author="Hanh Nhi" w:date="2024-10-31T15:11:00Z" w16du:dateUtc="2024-10-31T08:11:00Z"/>
        </w:rPr>
      </w:pPr>
      <w:ins w:id="118" w:author="Hanh Nhi" w:date="2024-10-31T15:10:00Z" w16du:dateUtc="2024-10-31T08:10:00Z">
        <w:r w:rsidRPr="00E837C1">
          <w:rPr>
            <w:noProof/>
          </w:rPr>
          <w:drawing>
            <wp:inline distT="0" distB="0" distL="0" distR="0" wp14:anchorId="590C3769" wp14:editId="5543B9BD">
              <wp:extent cx="4343400" cy="366126"/>
              <wp:effectExtent l="0" t="0" r="0" b="0"/>
              <wp:docPr id="145123951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51239516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98547" cy="3792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79FB2E" w14:textId="3CDB462F" w:rsidR="00E837C1" w:rsidRDefault="00E837C1" w:rsidP="00E837C1">
      <w:pPr>
        <w:pStyle w:val="ListParagraph"/>
        <w:numPr>
          <w:ilvl w:val="0"/>
          <w:numId w:val="21"/>
        </w:numPr>
        <w:rPr>
          <w:ins w:id="119" w:author="Hanh Nhi" w:date="2024-10-31T15:11:00Z" w16du:dateUtc="2024-10-31T08:11:00Z"/>
        </w:rPr>
      </w:pPr>
      <w:ins w:id="120" w:author="Hanh Nhi" w:date="2024-10-31T15:11:00Z" w16du:dateUtc="2024-10-31T08:11:00Z">
        <w:r>
          <w:t xml:space="preserve">open </w:t>
        </w:r>
      </w:ins>
      <w:ins w:id="121" w:author="Hanh Nhi" w:date="2024-10-31T15:12:00Z" w16du:dateUtc="2024-10-31T08:12:00Z">
        <w:r>
          <w:t>http://</w:t>
        </w:r>
      </w:ins>
      <w:ins w:id="122" w:author="Hanh Nhi" w:date="2024-10-31T15:11:00Z" w16du:dateUtc="2024-10-31T08:11:00Z">
        <w:r>
          <w:t>hnhi.com</w:t>
        </w:r>
      </w:ins>
    </w:p>
    <w:p w14:paraId="4B5E8346" w14:textId="1BA95E4F" w:rsidR="00E837C1" w:rsidRDefault="00E837C1" w:rsidP="00E837C1">
      <w:pPr>
        <w:pStyle w:val="ListParagraph"/>
        <w:rPr>
          <w:ins w:id="123" w:author="Hanh Nhi" w:date="2024-10-31T15:13:00Z" w16du:dateUtc="2024-10-31T08:13:00Z"/>
        </w:rPr>
      </w:pPr>
      <w:ins w:id="124" w:author="Hanh Nhi" w:date="2024-10-31T15:11:00Z" w16du:dateUtc="2024-10-31T08:11:00Z">
        <w:r w:rsidRPr="00E837C1">
          <w:rPr>
            <w:noProof/>
          </w:rPr>
          <w:drawing>
            <wp:inline distT="0" distB="0" distL="0" distR="0" wp14:anchorId="4B93C1B5" wp14:editId="509ECB38">
              <wp:extent cx="4319954" cy="1887992"/>
              <wp:effectExtent l="0" t="0" r="4445" b="0"/>
              <wp:docPr id="1183278180" name="Picture 1" descr="A screenshot of a cha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83278180" name="Picture 1" descr="A screenshot of a chat&#10;&#10;Description automatically generated"/>
                      <pic:cNvPicPr/>
                    </pic:nvPicPr>
                    <pic:blipFill rotWithShape="1">
                      <a:blip r:embed="rId25"/>
                      <a:srcRect b="8163"/>
                      <a:stretch/>
                    </pic:blipFill>
                    <pic:spPr bwMode="auto">
                      <a:xfrm>
                        <a:off x="0" y="0"/>
                        <a:ext cx="4347027" cy="189982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4ECCBF7" w14:textId="36C50FBD" w:rsidR="00E837C1" w:rsidRDefault="00E837C1" w:rsidP="00E837C1">
      <w:pPr>
        <w:pStyle w:val="Heading1"/>
        <w:numPr>
          <w:ilvl w:val="0"/>
          <w:numId w:val="20"/>
        </w:numPr>
        <w:rPr>
          <w:ins w:id="125" w:author="Hanh Nhi" w:date="2024-10-31T15:14:00Z" w16du:dateUtc="2024-10-31T08:14:00Z"/>
        </w:rPr>
      </w:pPr>
      <w:ins w:id="126" w:author="Hanh Nhi" w:date="2024-10-31T15:13:00Z" w16du:dateUtc="2024-10-31T08:13:00Z">
        <w:r>
          <w:t>Install web server (LEMP)</w:t>
        </w:r>
      </w:ins>
    </w:p>
    <w:p w14:paraId="5A421B1B" w14:textId="52E0BAD2" w:rsidR="00E837C1" w:rsidRDefault="00E837C1" w:rsidP="00E837C1">
      <w:pPr>
        <w:pStyle w:val="ListParagraph"/>
        <w:numPr>
          <w:ilvl w:val="0"/>
          <w:numId w:val="21"/>
        </w:numPr>
        <w:rPr>
          <w:ins w:id="127" w:author="Hanh Nhi" w:date="2024-10-31T15:14:00Z" w16du:dateUtc="2024-10-31T08:14:00Z"/>
        </w:rPr>
      </w:pPr>
      <w:ins w:id="128" w:author="Hanh Nhi" w:date="2024-10-31T15:14:00Z" w16du:dateUtc="2024-10-31T08:14:00Z">
        <w:r>
          <w:t>Install the Nginx</w:t>
        </w:r>
      </w:ins>
    </w:p>
    <w:p w14:paraId="4DE752B8" w14:textId="1DC567FB" w:rsidR="00E837C1" w:rsidRDefault="00E837C1" w:rsidP="004277C9">
      <w:pPr>
        <w:pStyle w:val="ListParagraph"/>
        <w:rPr>
          <w:ins w:id="129" w:author="Hanh Nhi" w:date="2024-11-06T22:26:00Z" w16du:dateUtc="2024-11-06T15:26:00Z"/>
        </w:rPr>
      </w:pPr>
      <w:ins w:id="130" w:author="Hanh Nhi" w:date="2024-10-31T15:15:00Z" w16du:dateUtc="2024-10-31T08:15:00Z">
        <w:r w:rsidRPr="00E837C1">
          <w:rPr>
            <w:noProof/>
          </w:rPr>
          <w:drawing>
            <wp:inline distT="0" distB="0" distL="0" distR="0" wp14:anchorId="5DCF8E30" wp14:editId="367BE803">
              <wp:extent cx="2502877" cy="289536"/>
              <wp:effectExtent l="0" t="0" r="0" b="0"/>
              <wp:docPr id="140489146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04891468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8400" cy="2948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EBE62B" w14:textId="67469C9B" w:rsidR="004277C9" w:rsidRDefault="004277C9" w:rsidP="004277C9">
      <w:pPr>
        <w:pStyle w:val="ListParagraph"/>
        <w:numPr>
          <w:ilvl w:val="0"/>
          <w:numId w:val="21"/>
        </w:numPr>
        <w:rPr>
          <w:ins w:id="131" w:author="Hanh Nhi" w:date="2024-11-06T22:27:00Z" w16du:dateUtc="2024-11-06T15:27:00Z"/>
        </w:rPr>
      </w:pPr>
      <w:ins w:id="132" w:author="Hanh Nhi" w:date="2024-11-06T22:26:00Z" w16du:dateUtc="2024-11-06T15:26:00Z">
        <w:r>
          <w:t>Enable</w:t>
        </w:r>
      </w:ins>
      <w:ins w:id="133" w:author="Hanh Nhi" w:date="2024-11-06T22:27:00Z" w16du:dateUtc="2024-11-06T15:27:00Z">
        <w:r>
          <w:t xml:space="preserve"> this</w:t>
        </w:r>
      </w:ins>
    </w:p>
    <w:p w14:paraId="13C1571E" w14:textId="5CA29A6B" w:rsidR="004277C9" w:rsidRDefault="004277C9" w:rsidP="004277C9">
      <w:pPr>
        <w:pStyle w:val="ListParagraph"/>
        <w:numPr>
          <w:ilvl w:val="0"/>
          <w:numId w:val="21"/>
        </w:numPr>
        <w:rPr>
          <w:ins w:id="134" w:author="Hanh Nhi" w:date="2024-11-06T22:27:00Z" w16du:dateUtc="2024-11-06T15:27:00Z"/>
        </w:rPr>
      </w:pPr>
      <w:ins w:id="135" w:author="Hanh Nhi" w:date="2024-11-06T22:28:00Z" w16du:dateUtc="2024-11-06T15:28:00Z">
        <w:r w:rsidRPr="004277C9">
          <w:drawing>
            <wp:inline distT="0" distB="0" distL="0" distR="0" wp14:anchorId="650AF0CE" wp14:editId="66752780">
              <wp:extent cx="2643554" cy="429641"/>
              <wp:effectExtent l="0" t="0" r="4445" b="8890"/>
              <wp:docPr id="1530919742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30919742" name="Picture 1" descr="A black background with white text&#10;&#10;Description automatically generated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76384" cy="4349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988165" w14:textId="7CE70D60" w:rsidR="004277C9" w:rsidRDefault="004277C9" w:rsidP="004277C9">
      <w:pPr>
        <w:pStyle w:val="ListParagraph"/>
        <w:numPr>
          <w:ilvl w:val="0"/>
          <w:numId w:val="21"/>
        </w:numPr>
        <w:rPr>
          <w:ins w:id="136" w:author="Hanh Nhi" w:date="2024-10-31T15:09:00Z" w16du:dateUtc="2024-10-31T08:09:00Z"/>
        </w:rPr>
      </w:pPr>
      <w:ins w:id="137" w:author="Hanh Nhi" w:date="2024-11-06T22:27:00Z" w16du:dateUtc="2024-11-06T15:27:00Z">
        <w:r>
          <w:t>Verify the change</w:t>
        </w:r>
      </w:ins>
    </w:p>
    <w:p w14:paraId="48081AE3" w14:textId="2BD10117" w:rsidR="00E837C1" w:rsidRDefault="004277C9" w:rsidP="00E837C1">
      <w:pPr>
        <w:pStyle w:val="ListParagraph"/>
        <w:rPr>
          <w:ins w:id="138" w:author="Hanh Nhi" w:date="2024-10-31T15:06:00Z" w16du:dateUtc="2024-10-31T08:06:00Z"/>
        </w:rPr>
      </w:pPr>
      <w:ins w:id="139" w:author="Hanh Nhi" w:date="2024-11-06T22:27:00Z" w16du:dateUtc="2024-11-06T15:27:00Z">
        <w:r w:rsidRPr="004277C9">
          <w:drawing>
            <wp:inline distT="0" distB="0" distL="0" distR="0" wp14:anchorId="0C23A959" wp14:editId="1987ABD9">
              <wp:extent cx="2104292" cy="339216"/>
              <wp:effectExtent l="0" t="0" r="0" b="3810"/>
              <wp:docPr id="1842963630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42963630" name="Picture 1" descr="A black background with white text&#10;&#10;Description automatically generated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69967" cy="3498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A67923" w14:textId="4598EE9B" w:rsidR="00E837C1" w:rsidRDefault="004277C9" w:rsidP="004277C9">
      <w:pPr>
        <w:pStyle w:val="ListParagraph"/>
        <w:numPr>
          <w:ilvl w:val="0"/>
          <w:numId w:val="21"/>
        </w:numPr>
        <w:rPr>
          <w:ins w:id="140" w:author="Hanh Nhi" w:date="2024-11-06T22:29:00Z" w16du:dateUtc="2024-11-06T15:29:00Z"/>
        </w:rPr>
      </w:pPr>
      <w:ins w:id="141" w:author="Hanh Nhi" w:date="2024-11-06T22:29:00Z" w16du:dateUtc="2024-11-06T15:29:00Z">
        <w:r>
          <w:t>Install MySQL</w:t>
        </w:r>
      </w:ins>
    </w:p>
    <w:p w14:paraId="48D583C5" w14:textId="3D1193A7" w:rsidR="004277C9" w:rsidRDefault="004277C9" w:rsidP="004277C9">
      <w:pPr>
        <w:pStyle w:val="ListParagraph"/>
        <w:rPr>
          <w:ins w:id="142" w:author="Hanh Nhi" w:date="2024-11-06T22:29:00Z" w16du:dateUtc="2024-11-06T15:29:00Z"/>
        </w:rPr>
      </w:pPr>
      <w:ins w:id="143" w:author="Hanh Nhi" w:date="2024-11-06T22:29:00Z" w16du:dateUtc="2024-11-06T15:29:00Z">
        <w:r w:rsidRPr="004277C9">
          <w:drawing>
            <wp:inline distT="0" distB="0" distL="0" distR="0" wp14:anchorId="665A4B7A" wp14:editId="32F1262B">
              <wp:extent cx="5119757" cy="908538"/>
              <wp:effectExtent l="0" t="0" r="5080" b="6350"/>
              <wp:docPr id="2019735490" name="Picture 1" descr="A black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19735490" name="Picture 1" descr="A black screen with white text&#10;&#10;Description automatically generated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69869" cy="9174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1AD65D" w14:textId="0115E7F1" w:rsidR="004277C9" w:rsidRDefault="004277C9" w:rsidP="004277C9">
      <w:pPr>
        <w:pStyle w:val="ListParagraph"/>
        <w:numPr>
          <w:ilvl w:val="0"/>
          <w:numId w:val="21"/>
        </w:numPr>
        <w:rPr>
          <w:ins w:id="144" w:author="Hanh Nhi" w:date="2024-11-06T22:31:00Z" w16du:dateUtc="2024-11-06T15:31:00Z"/>
        </w:rPr>
      </w:pPr>
      <w:proofErr w:type="gramStart"/>
      <w:ins w:id="145" w:author="Hanh Nhi" w:date="2024-11-06T22:29:00Z" w16du:dateUtc="2024-11-06T15:29:00Z">
        <w:r>
          <w:t>Install</w:t>
        </w:r>
        <w:proofErr w:type="gramEnd"/>
        <w:r>
          <w:t xml:space="preserve"> </w:t>
        </w:r>
        <w:proofErr w:type="spellStart"/>
        <w:r>
          <w:t>php</w:t>
        </w:r>
      </w:ins>
      <w:proofErr w:type="spellEnd"/>
    </w:p>
    <w:p w14:paraId="55E98A7F" w14:textId="263FD236" w:rsidR="004277C9" w:rsidRDefault="004277C9" w:rsidP="004277C9">
      <w:pPr>
        <w:pStyle w:val="ListParagraph"/>
        <w:rPr>
          <w:ins w:id="146" w:author="Hanh Nhi" w:date="2024-11-06T22:31:00Z" w16du:dateUtc="2024-11-06T15:31:00Z"/>
        </w:rPr>
      </w:pPr>
      <w:ins w:id="147" w:author="Hanh Nhi" w:date="2024-11-06T22:31:00Z" w16du:dateUtc="2024-11-06T15:31:00Z">
        <w:r w:rsidRPr="004277C9">
          <w:drawing>
            <wp:inline distT="0" distB="0" distL="0" distR="0" wp14:anchorId="797015FD" wp14:editId="5D0D590E">
              <wp:extent cx="4824046" cy="916363"/>
              <wp:effectExtent l="0" t="0" r="0" b="0"/>
              <wp:docPr id="1795283175" name="Picture 1" descr="A black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95283175" name="Picture 1" descr="A black screen with white text&#10;&#10;Description automatically generated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57275" cy="922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481B42" w14:textId="2FCA1EE0" w:rsidR="004277C9" w:rsidRDefault="004277C9" w:rsidP="004277C9">
      <w:pPr>
        <w:pStyle w:val="ListParagraph"/>
        <w:numPr>
          <w:ilvl w:val="0"/>
          <w:numId w:val="21"/>
        </w:numPr>
        <w:rPr>
          <w:ins w:id="148" w:author="Hanh Nhi" w:date="2024-11-06T22:32:00Z" w16du:dateUtc="2024-11-06T15:32:00Z"/>
        </w:rPr>
      </w:pPr>
      <w:ins w:id="149" w:author="Hanh Nhi" w:date="2024-11-06T22:31:00Z" w16du:dateUtc="2024-11-06T15:31:00Z">
        <w:r>
          <w:t xml:space="preserve">Install the </w:t>
        </w:r>
        <w:proofErr w:type="spellStart"/>
        <w:r>
          <w:t>php</w:t>
        </w:r>
        <w:proofErr w:type="spellEnd"/>
        <w:r>
          <w:t>-fpm module along with</w:t>
        </w:r>
      </w:ins>
      <w:ins w:id="150" w:author="Hanh Nhi" w:date="2024-11-06T22:32:00Z" w16du:dateUtc="2024-11-06T15:32:00Z">
        <w:r>
          <w:t xml:space="preserve"> an additional helper package</w:t>
        </w:r>
      </w:ins>
    </w:p>
    <w:p w14:paraId="3D913CA2" w14:textId="5BBAC635" w:rsidR="004277C9" w:rsidRDefault="00056873" w:rsidP="004277C9">
      <w:pPr>
        <w:pStyle w:val="ListParagraph"/>
        <w:rPr>
          <w:ins w:id="151" w:author="Hanh Nhi" w:date="2024-11-06T22:34:00Z" w16du:dateUtc="2024-11-06T15:34:00Z"/>
        </w:rPr>
      </w:pPr>
      <w:ins w:id="152" w:author="Hanh Nhi" w:date="2024-11-06T22:34:00Z" w16du:dateUtc="2024-11-06T15:34:00Z">
        <w:r w:rsidRPr="00056873">
          <w:drawing>
            <wp:inline distT="0" distB="0" distL="0" distR="0" wp14:anchorId="2752C276" wp14:editId="13E8B788">
              <wp:extent cx="4624754" cy="870600"/>
              <wp:effectExtent l="0" t="0" r="4445" b="5715"/>
              <wp:docPr id="2108151416" name="Picture 1" descr="A black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08151416" name="Picture 1" descr="A black screen with white text&#10;&#10;Description automatically generated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41514" cy="873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DDE450" w14:textId="0E0F19D7" w:rsidR="00056873" w:rsidRDefault="00056873" w:rsidP="004277C9">
      <w:pPr>
        <w:pStyle w:val="ListParagraph"/>
        <w:rPr>
          <w:ins w:id="153" w:author="Hanh Nhi" w:date="2024-11-06T22:35:00Z" w16du:dateUtc="2024-11-06T15:35:00Z"/>
        </w:rPr>
      </w:pPr>
      <w:ins w:id="154" w:author="Hanh Nhi" w:date="2024-11-06T22:35:00Z" w16du:dateUtc="2024-11-06T15:35:00Z">
        <w:r w:rsidRPr="00056873">
          <w:lastRenderedPageBreak/>
          <w:drawing>
            <wp:inline distT="0" distB="0" distL="0" distR="0" wp14:anchorId="745F140F" wp14:editId="5FA9680E">
              <wp:extent cx="4724400" cy="908538"/>
              <wp:effectExtent l="0" t="0" r="0" b="6350"/>
              <wp:docPr id="578951619" name="Picture 1" descr="A black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78951619" name="Picture 1" descr="A black screen with white text&#10;&#10;Description automatically generated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54269" cy="9142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242B63" w14:textId="340F3C7E" w:rsidR="00056873" w:rsidRPr="000C6822" w:rsidRDefault="00056873" w:rsidP="00056873">
      <w:pPr>
        <w:pStyle w:val="ListParagraph"/>
        <w:numPr>
          <w:ilvl w:val="0"/>
          <w:numId w:val="21"/>
        </w:numPr>
        <w:rPr>
          <w:ins w:id="155" w:author="Hanh Nhi" w:date="2024-11-06T22:50:00Z" w16du:dateUtc="2024-11-06T15:50:00Z"/>
          <w:rPrChange w:id="156" w:author="Hanh Nhi" w:date="2024-11-06T22:50:00Z" w16du:dateUtc="2024-11-06T15:50:00Z">
            <w:rPr>
              <w:ins w:id="157" w:author="Hanh Nhi" w:date="2024-11-06T22:50:00Z" w16du:dateUtc="2024-11-06T15:50:00Z"/>
              <w:lang w:val="vi-VN"/>
            </w:rPr>
          </w:rPrChange>
        </w:rPr>
      </w:pPr>
      <w:ins w:id="158" w:author="Hanh Nhi" w:date="2024-11-06T22:36:00Z" w16du:dateUtc="2024-11-06T15:36:00Z">
        <w:r>
          <w:t>Configure do</w:t>
        </w:r>
      </w:ins>
      <w:ins w:id="159" w:author="Hanh Nhi" w:date="2024-11-06T22:37:00Z" w16du:dateUtc="2024-11-06T15:37:00Z">
        <w:r>
          <w:t xml:space="preserve">main (configure </w:t>
        </w:r>
      </w:ins>
      <w:ins w:id="160" w:author="Hanh Nhi" w:date="2024-11-06T22:42:00Z" w16du:dateUtc="2024-11-06T15:42:00Z">
        <w:r>
          <w:t>Nginx</w:t>
        </w:r>
        <w:r>
          <w:rPr>
            <w:lang w:val="vi-VN"/>
          </w:rPr>
          <w:t>)</w:t>
        </w:r>
      </w:ins>
    </w:p>
    <w:p w14:paraId="02088DAC" w14:textId="5E1B6524" w:rsidR="000C6822" w:rsidRDefault="000C6822" w:rsidP="007B7A66">
      <w:pPr>
        <w:pStyle w:val="ListParagraph"/>
        <w:rPr>
          <w:ins w:id="161" w:author="Hanh Nhi" w:date="2024-11-06T22:37:00Z" w16du:dateUtc="2024-11-06T15:37:00Z"/>
        </w:rPr>
        <w:pPrChange w:id="162" w:author="Hanh Nhi" w:date="2024-11-06T23:10:00Z" w16du:dateUtc="2024-11-06T16:10:00Z">
          <w:pPr>
            <w:pStyle w:val="ListParagraph"/>
            <w:numPr>
              <w:numId w:val="21"/>
            </w:numPr>
            <w:ind w:hanging="360"/>
          </w:pPr>
        </w:pPrChange>
      </w:pPr>
      <w:ins w:id="163" w:author="Hanh Nhi" w:date="2024-11-06T22:50:00Z" w16du:dateUtc="2024-11-06T15:50:00Z">
        <w:r w:rsidRPr="000C6822">
          <w:drawing>
            <wp:inline distT="0" distB="0" distL="0" distR="0" wp14:anchorId="5C040D4A" wp14:editId="771D7BE0">
              <wp:extent cx="4233545" cy="199292"/>
              <wp:effectExtent l="0" t="0" r="0" b="0"/>
              <wp:docPr id="1142735824" name="Picture 1" descr="A computer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42735824" name="Picture 1" descr="A computer screen with white text&#10;&#10;Description automatically generated"/>
                      <pic:cNvPicPr/>
                    </pic:nvPicPr>
                    <pic:blipFill rotWithShape="1">
                      <a:blip r:embed="rId33"/>
                      <a:srcRect b="93130"/>
                      <a:stretch/>
                    </pic:blipFill>
                    <pic:spPr bwMode="auto">
                      <a:xfrm>
                        <a:off x="0" y="0"/>
                        <a:ext cx="4234125" cy="19931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D98531A" w14:textId="0A741984" w:rsidR="00056873" w:rsidRDefault="007B7A66" w:rsidP="000C6822">
      <w:pPr>
        <w:pStyle w:val="ListParagraph"/>
        <w:rPr>
          <w:ins w:id="164" w:author="Hanh Nhi" w:date="2024-11-06T22:51:00Z" w16du:dateUtc="2024-11-06T15:51:00Z"/>
          <w:lang w:val="vi-VN"/>
        </w:rPr>
      </w:pPr>
      <w:ins w:id="165" w:author="Hanh Nhi" w:date="2024-11-06T23:10:00Z" w16du:dateUtc="2024-11-06T16:10:00Z">
        <w:r w:rsidRPr="007B7A66">
          <w:rPr>
            <w:lang w:val="vi-VN"/>
          </w:rPr>
          <w:drawing>
            <wp:inline distT="0" distB="0" distL="0" distR="0" wp14:anchorId="23038B09" wp14:editId="581BFC70">
              <wp:extent cx="5943600" cy="2564130"/>
              <wp:effectExtent l="0" t="0" r="0" b="7620"/>
              <wp:docPr id="917007372" name="Picture 1" descr="A computer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17007372" name="Picture 1" descr="A computer screen with white text&#10;&#10;Description automatically generated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64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EFC7D5" w14:textId="215C4E5C" w:rsidR="000C6822" w:rsidRDefault="000C6822" w:rsidP="000C6822">
      <w:pPr>
        <w:pStyle w:val="ListParagraph"/>
        <w:numPr>
          <w:ilvl w:val="0"/>
          <w:numId w:val="21"/>
        </w:numPr>
        <w:rPr>
          <w:ins w:id="166" w:author="Hanh Nhi" w:date="2024-11-06T22:53:00Z" w16du:dateUtc="2024-11-06T15:53:00Z"/>
          <w:lang w:val="vi-VN"/>
        </w:rPr>
      </w:pPr>
      <w:ins w:id="167" w:author="Hanh Nhi" w:date="2024-11-06T22:51:00Z" w16du:dateUtc="2024-11-06T15:51:00Z">
        <w:r>
          <w:rPr>
            <w:lang w:val="vi-VN"/>
          </w:rPr>
          <w:t xml:space="preserve">Enable new server block  by creating a symbolic link from new server block </w:t>
        </w:r>
      </w:ins>
      <w:ins w:id="168" w:author="Hanh Nhi" w:date="2024-11-06T22:52:00Z" w16du:dateUtc="2024-11-06T15:52:00Z">
        <w:r>
          <w:rPr>
            <w:lang w:val="vi-VN"/>
          </w:rPr>
          <w:t xml:space="preserve">configuration file to </w:t>
        </w:r>
      </w:ins>
      <w:ins w:id="169" w:author="Hanh Nhi" w:date="2024-11-06T22:53:00Z">
        <w:r w:rsidRPr="000C6822">
          <w:t>(in the /</w:t>
        </w:r>
        <w:proofErr w:type="spellStart"/>
        <w:r w:rsidRPr="000C6822">
          <w:t>etc</w:t>
        </w:r>
        <w:proofErr w:type="spellEnd"/>
        <w:r w:rsidRPr="000C6822">
          <w:t>/nginx/sites-available/ directory) to the /</w:t>
        </w:r>
        <w:proofErr w:type="spellStart"/>
        <w:r w:rsidRPr="000C6822">
          <w:t>etc</w:t>
        </w:r>
        <w:proofErr w:type="spellEnd"/>
        <w:r w:rsidRPr="000C6822">
          <w:t>/nginx/</w:t>
        </w:r>
        <w:proofErr w:type="spellStart"/>
        <w:r w:rsidRPr="000C6822">
          <w:t>sitesenabled</w:t>
        </w:r>
        <w:proofErr w:type="spellEnd"/>
        <w:r w:rsidRPr="000C6822">
          <w:t>/ directory</w:t>
        </w:r>
      </w:ins>
    </w:p>
    <w:p w14:paraId="1EE6DA35" w14:textId="5FD9E5DF" w:rsidR="000C6822" w:rsidRDefault="00DA1FDF" w:rsidP="000C6822">
      <w:pPr>
        <w:pStyle w:val="ListParagraph"/>
        <w:rPr>
          <w:ins w:id="170" w:author="Hanh Nhi" w:date="2024-11-06T23:01:00Z" w16du:dateUtc="2024-11-06T16:01:00Z"/>
          <w:lang w:val="vi-VN"/>
        </w:rPr>
      </w:pPr>
      <w:ins w:id="171" w:author="Hanh Nhi" w:date="2024-11-06T23:00:00Z" w16du:dateUtc="2024-11-06T16:00:00Z">
        <w:r w:rsidRPr="00DA1FDF">
          <w:rPr>
            <w:lang w:val="vi-VN"/>
          </w:rPr>
          <w:drawing>
            <wp:inline distT="0" distB="0" distL="0" distR="0" wp14:anchorId="4554751A" wp14:editId="3346963A">
              <wp:extent cx="5943600" cy="157480"/>
              <wp:effectExtent l="0" t="0" r="0" b="0"/>
              <wp:docPr id="174610292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46102922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7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EA1C55" w14:textId="030F50D5" w:rsidR="00DA1FDF" w:rsidRPr="00DA1FDF" w:rsidRDefault="00DA1FDF" w:rsidP="00DA1FDF">
      <w:pPr>
        <w:pStyle w:val="ListParagraph"/>
        <w:numPr>
          <w:ilvl w:val="0"/>
          <w:numId w:val="21"/>
        </w:numPr>
        <w:rPr>
          <w:ins w:id="172" w:author="Hanh Nhi" w:date="2024-10-31T13:58:00Z" w16du:dateUtc="2024-10-31T06:58:00Z"/>
          <w:lang w:val="vi-VN"/>
          <w:rPrChange w:id="173" w:author="Hanh Nhi" w:date="2024-11-06T23:01:00Z" w16du:dateUtc="2024-11-06T16:01:00Z">
            <w:rPr>
              <w:ins w:id="174" w:author="Hanh Nhi" w:date="2024-10-31T13:58:00Z" w16du:dateUtc="2024-10-31T06:58:00Z"/>
            </w:rPr>
          </w:rPrChange>
        </w:rPr>
        <w:pPrChange w:id="175" w:author="Hanh Nhi" w:date="2024-11-06T23:01:00Z" w16du:dateUtc="2024-11-06T16:01:00Z">
          <w:pPr>
            <w:pStyle w:val="ListParagraph"/>
          </w:pPr>
        </w:pPrChange>
      </w:pPr>
      <w:ins w:id="176" w:author="Hanh Nhi" w:date="2024-11-06T23:01:00Z" w16du:dateUtc="2024-11-06T16:01:00Z">
        <w:r>
          <w:rPr>
            <w:lang w:val="vi-VN"/>
          </w:rPr>
          <w:t>Test new configuration file for syntax errors</w:t>
        </w:r>
      </w:ins>
    </w:p>
    <w:p w14:paraId="12618DA1" w14:textId="304EF0B0" w:rsidR="00063F2A" w:rsidRDefault="007B7A66" w:rsidP="00AA1C57">
      <w:pPr>
        <w:pStyle w:val="ListParagraph"/>
        <w:rPr>
          <w:ins w:id="177" w:author="Hanh Nhi" w:date="2024-11-06T23:11:00Z" w16du:dateUtc="2024-11-06T16:11:00Z"/>
          <w:lang w:val="vi-VN"/>
        </w:rPr>
      </w:pPr>
      <w:ins w:id="178" w:author="Hanh Nhi" w:date="2024-11-06T23:09:00Z" w16du:dateUtc="2024-11-06T16:09:00Z">
        <w:r w:rsidRPr="007B7A66">
          <w:drawing>
            <wp:inline distT="0" distB="0" distL="0" distR="0" wp14:anchorId="5F744FB3" wp14:editId="2334DBA9">
              <wp:extent cx="5093677" cy="469097"/>
              <wp:effectExtent l="0" t="0" r="0" b="7620"/>
              <wp:docPr id="91904477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19044770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4393" cy="4737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D990CD" w14:textId="527E9860" w:rsidR="007B7A66" w:rsidRDefault="007B7A66" w:rsidP="007B7A66">
      <w:pPr>
        <w:pStyle w:val="ListParagraph"/>
        <w:numPr>
          <w:ilvl w:val="0"/>
          <w:numId w:val="21"/>
        </w:numPr>
        <w:rPr>
          <w:ins w:id="179" w:author="Hanh Nhi" w:date="2024-11-06T23:11:00Z" w16du:dateUtc="2024-11-06T16:11:00Z"/>
          <w:lang w:val="vi-VN"/>
        </w:rPr>
      </w:pPr>
      <w:ins w:id="180" w:author="Hanh Nhi" w:date="2024-11-06T23:11:00Z" w16du:dateUtc="2024-11-06T16:11:00Z">
        <w:r>
          <w:rPr>
            <w:lang w:val="vi-VN"/>
          </w:rPr>
          <w:t>Reload Nginx to make the necessary changes</w:t>
        </w:r>
      </w:ins>
    </w:p>
    <w:p w14:paraId="23197C13" w14:textId="082B1689" w:rsidR="007B7A66" w:rsidRPr="007B7A66" w:rsidRDefault="007B7A66" w:rsidP="007B7A66">
      <w:pPr>
        <w:pStyle w:val="ListParagraph"/>
        <w:rPr>
          <w:ins w:id="181" w:author="Hanh Nhi" w:date="2024-10-31T13:31:00Z" w16du:dateUtc="2024-10-31T06:31:00Z"/>
        </w:rPr>
      </w:pPr>
      <w:ins w:id="182" w:author="Hanh Nhi" w:date="2024-11-06T23:13:00Z" w16du:dateUtc="2024-11-06T16:13:00Z">
        <w:r w:rsidRPr="007B7A66">
          <w:drawing>
            <wp:inline distT="0" distB="0" distL="0" distR="0" wp14:anchorId="780C4AC7" wp14:editId="6C74637F">
              <wp:extent cx="2866292" cy="336592"/>
              <wp:effectExtent l="0" t="0" r="0" b="6350"/>
              <wp:docPr id="160574337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05743378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2285" cy="3466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74F5DC" w14:textId="2DF596D0" w:rsidR="004E2F07" w:rsidRDefault="004E2F07" w:rsidP="004E2F07">
      <w:pPr>
        <w:pStyle w:val="ListParagraph"/>
        <w:numPr>
          <w:ilvl w:val="0"/>
          <w:numId w:val="21"/>
        </w:numPr>
        <w:rPr>
          <w:ins w:id="183" w:author="Hanh Nhi" w:date="2024-11-06T23:16:00Z" w16du:dateUtc="2024-11-06T16:16:00Z"/>
        </w:rPr>
      </w:pPr>
      <w:ins w:id="184" w:author="Hanh Nhi" w:date="2024-11-06T23:16:00Z" w16du:dateUtc="2024-11-06T16:16:00Z">
        <w:r>
          <w:t>Create a PHP file to Test Configuration</w:t>
        </w:r>
      </w:ins>
    </w:p>
    <w:p w14:paraId="5898ECEA" w14:textId="51B22FCF" w:rsidR="004E2F07" w:rsidRDefault="004E2F07" w:rsidP="004E2F07">
      <w:pPr>
        <w:pStyle w:val="ListParagraph"/>
        <w:rPr>
          <w:ins w:id="185" w:author="Hanh Nhi" w:date="2024-11-06T23:16:00Z" w16du:dateUtc="2024-11-06T16:16:00Z"/>
        </w:rPr>
      </w:pPr>
      <w:ins w:id="186" w:author="Hanh Nhi" w:date="2024-11-06T23:16:00Z" w16du:dateUtc="2024-11-06T16:16:00Z">
        <w:r w:rsidRPr="004E2F07">
          <w:drawing>
            <wp:inline distT="0" distB="0" distL="0" distR="0" wp14:anchorId="3BE0F676" wp14:editId="5FA0987B">
              <wp:extent cx="3100754" cy="506246"/>
              <wp:effectExtent l="0" t="0" r="4445" b="8255"/>
              <wp:docPr id="13954962" name="Picture 1" descr="A computer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954962" name="Picture 1" descr="A computer screen with white text&#10;&#10;Description automatically generated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5906" cy="5185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248CDC" w14:textId="4865B821" w:rsidR="004E2F07" w:rsidRDefault="004E2F07" w:rsidP="004E2F07">
      <w:pPr>
        <w:pStyle w:val="ListParagraph"/>
        <w:numPr>
          <w:ilvl w:val="0"/>
          <w:numId w:val="21"/>
        </w:numPr>
        <w:rPr>
          <w:ins w:id="187" w:author="Hanh Nhi" w:date="2024-10-31T13:31:00Z" w16du:dateUtc="2024-10-31T06:31:00Z"/>
        </w:rPr>
        <w:pPrChange w:id="188" w:author="Hanh Nhi" w:date="2024-11-06T23:16:00Z" w16du:dateUtc="2024-11-06T16:16:00Z">
          <w:pPr>
            <w:pStyle w:val="ListParagraph"/>
          </w:pPr>
        </w:pPrChange>
      </w:pPr>
      <w:ins w:id="189" w:author="Hanh Nhi" w:date="2024-11-06T23:17:00Z" w16du:dateUtc="2024-11-06T16:17:00Z">
        <w:r>
          <w:t>Change ownership</w:t>
        </w:r>
      </w:ins>
    </w:p>
    <w:p w14:paraId="74FF451B" w14:textId="24398D3B" w:rsidR="00AA1C57" w:rsidRDefault="004E2F07">
      <w:pPr>
        <w:pStyle w:val="ListParagraph"/>
        <w:rPr>
          <w:ins w:id="190" w:author="Hanh Nhi" w:date="2024-11-06T23:19:00Z" w16du:dateUtc="2024-11-06T16:19:00Z"/>
        </w:rPr>
      </w:pPr>
      <w:ins w:id="191" w:author="Hanh Nhi" w:date="2024-11-06T23:19:00Z" w16du:dateUtc="2024-11-06T16:19:00Z">
        <w:r w:rsidRPr="004E2F07">
          <w:drawing>
            <wp:inline distT="0" distB="0" distL="0" distR="0" wp14:anchorId="4EEBE70D" wp14:editId="1B6F3D09">
              <wp:extent cx="4888523" cy="1327631"/>
              <wp:effectExtent l="0" t="0" r="7620" b="6350"/>
              <wp:docPr id="473508531" name="Picture 1" descr="A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3508531" name="Picture 1" descr="A screen shot of a computer&#10;&#10;Description automatically generated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01529" cy="13311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8F09BE" w14:textId="2B59BE7D" w:rsidR="004E2F07" w:rsidRDefault="004E2F07" w:rsidP="004E2F07">
      <w:pPr>
        <w:pStyle w:val="ListParagraph"/>
        <w:numPr>
          <w:ilvl w:val="0"/>
          <w:numId w:val="21"/>
        </w:numPr>
        <w:rPr>
          <w:ins w:id="192" w:author="Hanh Nhi" w:date="2024-11-06T23:20:00Z" w16du:dateUtc="2024-11-06T16:20:00Z"/>
        </w:rPr>
      </w:pPr>
      <w:ins w:id="193" w:author="Hanh Nhi" w:date="2024-11-06T23:19:00Z" w16du:dateUtc="2024-11-06T16:19:00Z">
        <w:r>
          <w:lastRenderedPageBreak/>
          <w:t xml:space="preserve">Use existing </w:t>
        </w:r>
      </w:ins>
      <w:ins w:id="194" w:author="Hanh Nhi" w:date="2024-11-06T23:20:00Z" w16du:dateUtc="2024-11-06T16:20:00Z">
        <w:r>
          <w:t>phpMyAdmin</w:t>
        </w:r>
      </w:ins>
    </w:p>
    <w:p w14:paraId="19935F64" w14:textId="7D4390F6" w:rsidR="004E2F07" w:rsidRDefault="00DC0117" w:rsidP="00DC0117">
      <w:pPr>
        <w:pStyle w:val="ListParagraph"/>
        <w:rPr>
          <w:ins w:id="195" w:author="Hanh Nhi" w:date="2024-11-06T23:45:00Z" w16du:dateUtc="2024-11-06T16:45:00Z"/>
          <w:lang w:val="vi-VN"/>
        </w:rPr>
      </w:pPr>
      <w:ins w:id="196" w:author="Hanh Nhi" w:date="2024-11-06T23:44:00Z" w16du:dateUtc="2024-11-06T16:44:00Z">
        <w:r>
          <w:rPr>
            <w:lang w:val="vi-VN"/>
          </w:rPr>
          <w:t xml:space="preserve">Đổi lại version php trong file nano </w:t>
        </w:r>
      </w:ins>
      <w:ins w:id="197" w:author="Hanh Nhi" w:date="2024-11-06T23:45:00Z" w16du:dateUtc="2024-11-06T16:45:00Z">
        <w:r w:rsidRPr="00DC0117">
          <w:rPr>
            <w:lang w:val="vi-VN"/>
          </w:rPr>
          <w:drawing>
            <wp:inline distT="0" distB="0" distL="0" distR="0" wp14:anchorId="241D1F1C" wp14:editId="6F4B7E9B">
              <wp:extent cx="3464169" cy="229082"/>
              <wp:effectExtent l="0" t="0" r="0" b="0"/>
              <wp:docPr id="69180076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91800768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3860" cy="2396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9B6952" w14:textId="44EC346F" w:rsidR="00DC0117" w:rsidRDefault="00DC0117" w:rsidP="00DC0117">
      <w:pPr>
        <w:pStyle w:val="ListParagraph"/>
        <w:rPr>
          <w:ins w:id="198" w:author="Hanh Nhi" w:date="2024-11-06T23:45:00Z" w16du:dateUtc="2024-11-06T16:45:00Z"/>
          <w:lang w:val="vi-VN"/>
        </w:rPr>
      </w:pPr>
      <w:ins w:id="199" w:author="Hanh Nhi" w:date="2024-11-06T23:45:00Z" w16du:dateUtc="2024-11-06T16:45:00Z">
        <w:r w:rsidRPr="00DC0117">
          <w:rPr>
            <w:lang w:val="vi-VN"/>
          </w:rPr>
          <w:drawing>
            <wp:inline distT="0" distB="0" distL="0" distR="0" wp14:anchorId="34A46A34" wp14:editId="72CB0A67">
              <wp:extent cx="3487615" cy="202326"/>
              <wp:effectExtent l="0" t="0" r="0" b="7620"/>
              <wp:docPr id="25502637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5026377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3783" cy="210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5E14CB" w14:textId="68384074" w:rsidR="00DC0117" w:rsidRDefault="00DC0117" w:rsidP="00DC0117">
      <w:pPr>
        <w:pStyle w:val="ListParagraph"/>
        <w:rPr>
          <w:ins w:id="200" w:author="Hanh Nhi" w:date="2024-11-06T23:47:00Z" w16du:dateUtc="2024-11-06T16:47:00Z"/>
          <w:lang w:val="vi-VN"/>
        </w:rPr>
      </w:pPr>
      <w:ins w:id="201" w:author="Hanh Nhi" w:date="2024-11-06T23:46:00Z" w16du:dateUtc="2024-11-06T16:46:00Z">
        <w:r w:rsidRPr="00DC0117">
          <w:rPr>
            <w:lang w:val="vi-VN"/>
          </w:rPr>
          <w:drawing>
            <wp:inline distT="0" distB="0" distL="0" distR="0" wp14:anchorId="510DA185" wp14:editId="64A90D75">
              <wp:extent cx="5169877" cy="858884"/>
              <wp:effectExtent l="0" t="0" r="0" b="0"/>
              <wp:docPr id="41376883" name="Picture 1" descr="A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376883" name="Picture 1" descr="A screen shot of a computer&#10;&#10;Description automatically generated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7964" cy="863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63F747" w14:textId="6CD3B5DD" w:rsidR="00DC0117" w:rsidRDefault="00DC0117" w:rsidP="00DC0117">
      <w:pPr>
        <w:pStyle w:val="ListParagraph"/>
        <w:rPr>
          <w:ins w:id="202" w:author="Hanh Nhi" w:date="2024-11-06T23:47:00Z" w16du:dateUtc="2024-11-06T16:47:00Z"/>
          <w:lang w:val="vi-VN"/>
        </w:rPr>
      </w:pPr>
      <w:ins w:id="203" w:author="Hanh Nhi" w:date="2024-11-06T23:47:00Z" w16du:dateUtc="2024-11-06T16:47:00Z">
        <w:r w:rsidRPr="00DC0117">
          <w:rPr>
            <w:lang w:val="vi-VN"/>
          </w:rPr>
          <w:drawing>
            <wp:inline distT="0" distB="0" distL="0" distR="0" wp14:anchorId="10F4C80A" wp14:editId="408E0B64">
              <wp:extent cx="5122985" cy="1088087"/>
              <wp:effectExtent l="0" t="0" r="1905" b="0"/>
              <wp:docPr id="822354844" name="Picture 1" descr="A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22354844" name="Picture 1" descr="A screen shot of a computer&#10;&#10;Description automatically generated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0919" cy="1091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B313E5" w14:textId="4767D8B9" w:rsidR="00DC0117" w:rsidRDefault="00DC0117" w:rsidP="00DC0117">
      <w:pPr>
        <w:pStyle w:val="ListParagraph"/>
        <w:rPr>
          <w:ins w:id="204" w:author="Hanh Nhi" w:date="2024-11-06T23:47:00Z" w16du:dateUtc="2024-11-06T16:47:00Z"/>
          <w:lang w:val="vi-VN"/>
        </w:rPr>
      </w:pPr>
      <w:ins w:id="205" w:author="Hanh Nhi" w:date="2024-11-06T23:47:00Z" w16du:dateUtc="2024-11-06T16:47:00Z">
        <w:r>
          <w:rPr>
            <w:lang w:val="vi-VN"/>
          </w:rPr>
          <w:t>Change ownership</w:t>
        </w:r>
      </w:ins>
    </w:p>
    <w:p w14:paraId="630BAC9B" w14:textId="03FB51EC" w:rsidR="00DC0117" w:rsidRDefault="00DC0117" w:rsidP="00DC0117">
      <w:pPr>
        <w:pStyle w:val="ListParagraph"/>
        <w:rPr>
          <w:ins w:id="206" w:author="Hanh Nhi" w:date="2024-11-06T23:47:00Z" w16du:dateUtc="2024-11-06T16:47:00Z"/>
          <w:lang w:val="vi-VN"/>
        </w:rPr>
      </w:pPr>
      <w:ins w:id="207" w:author="Hanh Nhi" w:date="2024-11-06T23:47:00Z" w16du:dateUtc="2024-11-06T16:47:00Z">
        <w:r w:rsidRPr="00DC0117">
          <w:rPr>
            <w:lang w:val="vi-VN"/>
          </w:rPr>
          <w:drawing>
            <wp:inline distT="0" distB="0" distL="0" distR="0" wp14:anchorId="5B828720" wp14:editId="7DE1B0D0">
              <wp:extent cx="5146431" cy="1057877"/>
              <wp:effectExtent l="0" t="0" r="0" b="9525"/>
              <wp:docPr id="794238170" name="Picture 1" descr="A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4238170" name="Picture 1" descr="A screen shot of a computer&#10;&#10;Description automatically generated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62674" cy="1061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8E2FD4" w14:textId="47D78BD8" w:rsidR="00DC0117" w:rsidRDefault="00DC0117" w:rsidP="00DC0117">
      <w:pPr>
        <w:pStyle w:val="ListParagraph"/>
        <w:rPr>
          <w:ins w:id="208" w:author="Hanh Nhi" w:date="2024-11-06T23:48:00Z" w16du:dateUtc="2024-11-06T16:48:00Z"/>
          <w:lang w:val="vi-VN"/>
        </w:rPr>
      </w:pPr>
      <w:ins w:id="209" w:author="Hanh Nhi" w:date="2024-11-06T23:47:00Z" w16du:dateUtc="2024-11-06T16:47:00Z">
        <w:r>
          <w:rPr>
            <w:lang w:val="vi-VN"/>
          </w:rPr>
          <w:t xml:space="preserve">Ifconfig </w:t>
        </w:r>
      </w:ins>
      <w:ins w:id="210" w:author="Hanh Nhi" w:date="2024-11-06T23:48:00Z" w16du:dateUtc="2024-11-06T16:48:00Z">
        <w:r>
          <w:rPr>
            <w:lang w:val="vi-VN"/>
          </w:rPr>
          <w:t>lấy IP</w:t>
        </w:r>
      </w:ins>
    </w:p>
    <w:p w14:paraId="6DDF7852" w14:textId="7EFE2E4B" w:rsidR="00DC0117" w:rsidRDefault="00DC0117" w:rsidP="00DC0117">
      <w:pPr>
        <w:pStyle w:val="ListParagraph"/>
        <w:rPr>
          <w:ins w:id="211" w:author="Hanh Nhi" w:date="2024-11-06T23:46:00Z" w16du:dateUtc="2024-11-06T16:46:00Z"/>
          <w:lang w:val="vi-VN"/>
        </w:rPr>
      </w:pPr>
      <w:ins w:id="212" w:author="Hanh Nhi" w:date="2024-11-06T23:48:00Z" w16du:dateUtc="2024-11-06T16:48:00Z">
        <w:r>
          <w:rPr>
            <w:lang w:val="vi-VN"/>
          </w:rPr>
          <w:t xml:space="preserve">Vào File host thêm IP và domain </w:t>
        </w:r>
      </w:ins>
    </w:p>
    <w:p w14:paraId="74E9EB90" w14:textId="2B1C83A0" w:rsidR="00DC0117" w:rsidRDefault="00DC0117" w:rsidP="00DC0117">
      <w:pPr>
        <w:pStyle w:val="ListParagraph"/>
        <w:rPr>
          <w:ins w:id="213" w:author="Hanh Nhi" w:date="2024-11-06T23:48:00Z" w16du:dateUtc="2024-11-06T16:48:00Z"/>
          <w:lang w:val="vi-VN"/>
        </w:rPr>
      </w:pPr>
      <w:ins w:id="214" w:author="Hanh Nhi" w:date="2024-11-06T23:48:00Z" w16du:dateUtc="2024-11-06T16:48:00Z">
        <w:r w:rsidRPr="00DC0117">
          <w:rPr>
            <w:lang w:val="vi-VN"/>
          </w:rPr>
          <w:drawing>
            <wp:inline distT="0" distB="0" distL="0" distR="0" wp14:anchorId="7FF25D53" wp14:editId="7E3E37AA">
              <wp:extent cx="1482969" cy="238744"/>
              <wp:effectExtent l="0" t="0" r="3175" b="9525"/>
              <wp:docPr id="1998084239" name="Picture 1" descr="A black and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98084239" name="Picture 1" descr="A black and white text&#10;&#10;Description automatically generated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46591" cy="2489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59B0A4" w14:textId="12C4AFBB" w:rsidR="00DC0117" w:rsidRDefault="00DC0117" w:rsidP="00DC0117">
      <w:pPr>
        <w:pStyle w:val="ListParagraph"/>
        <w:rPr>
          <w:ins w:id="215" w:author="Hanh Nhi" w:date="2024-11-06T23:48:00Z" w16du:dateUtc="2024-11-06T16:48:00Z"/>
          <w:lang w:val="vi-VN"/>
        </w:rPr>
      </w:pPr>
      <w:ins w:id="216" w:author="Hanh Nhi" w:date="2024-11-06T23:48:00Z" w16du:dateUtc="2024-11-06T16:48:00Z">
        <w:r>
          <w:rPr>
            <w:lang w:val="vi-VN"/>
          </w:rPr>
          <w:t>Reload lại nginx</w:t>
        </w:r>
      </w:ins>
    </w:p>
    <w:p w14:paraId="066B906A" w14:textId="01909641" w:rsidR="00DC0117" w:rsidRDefault="00DC0117" w:rsidP="00DC0117">
      <w:pPr>
        <w:pStyle w:val="ListParagraph"/>
        <w:rPr>
          <w:ins w:id="217" w:author="Hanh Nhi" w:date="2024-11-06T23:52:00Z" w16du:dateUtc="2024-11-06T16:52:00Z"/>
          <w:lang w:val="vi-VN"/>
        </w:rPr>
      </w:pPr>
      <w:ins w:id="218" w:author="Hanh Nhi" w:date="2024-11-06T23:48:00Z" w16du:dateUtc="2024-11-06T16:48:00Z">
        <w:r w:rsidRPr="00DC0117">
          <w:rPr>
            <w:lang w:val="vi-VN"/>
          </w:rPr>
          <w:drawing>
            <wp:inline distT="0" distB="0" distL="0" distR="0" wp14:anchorId="22E0F71C" wp14:editId="6AF5CF51">
              <wp:extent cx="3692769" cy="266305"/>
              <wp:effectExtent l="0" t="0" r="3175" b="635"/>
              <wp:docPr id="3072836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728365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4108" cy="2728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AEB402" w14:textId="2F6915CA" w:rsidR="00DC0117" w:rsidRDefault="00DC0117" w:rsidP="00DC0117">
      <w:pPr>
        <w:pStyle w:val="ListParagraph"/>
        <w:rPr>
          <w:ins w:id="219" w:author="Hanh Nhi" w:date="2024-11-06T23:52:00Z" w16du:dateUtc="2024-11-06T16:52:00Z"/>
          <w:lang w:val="vi-VN"/>
        </w:rPr>
      </w:pPr>
      <w:ins w:id="220" w:author="Hanh Nhi" w:date="2024-11-06T23:52:00Z" w16du:dateUtc="2024-11-06T16:52:00Z">
        <w:r w:rsidRPr="00DC0117">
          <w:rPr>
            <w:lang w:val="vi-VN"/>
          </w:rPr>
          <w:drawing>
            <wp:inline distT="0" distB="0" distL="0" distR="0" wp14:anchorId="6D75AD43" wp14:editId="143C6033">
              <wp:extent cx="5503985" cy="2997788"/>
              <wp:effectExtent l="0" t="0" r="1905" b="0"/>
              <wp:docPr id="1043230919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3230919" name="Picture 1" descr="A screenshot of a computer&#10;&#10;Description automatically generated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3536" cy="30138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E10C4F" w14:textId="2901A9BE" w:rsidR="00DC0117" w:rsidRDefault="00DC0117" w:rsidP="00DC0117">
      <w:pPr>
        <w:pStyle w:val="Heading1"/>
        <w:numPr>
          <w:ilvl w:val="0"/>
          <w:numId w:val="20"/>
        </w:numPr>
        <w:rPr>
          <w:ins w:id="221" w:author="Hanh Nhi" w:date="2024-11-06T23:57:00Z" w16du:dateUtc="2024-11-06T16:57:00Z"/>
          <w:lang w:val="vi-VN"/>
        </w:rPr>
      </w:pPr>
      <w:ins w:id="222" w:author="Hanh Nhi" w:date="2024-11-06T23:54:00Z">
        <w:r w:rsidRPr="00DC0117">
          <w:lastRenderedPageBreak/>
          <w:t>Install and Secure phpMyAdmin</w:t>
        </w:r>
      </w:ins>
    </w:p>
    <w:p w14:paraId="326CFC5E" w14:textId="4DE97B47" w:rsidR="004C4211" w:rsidRDefault="004C4211" w:rsidP="004C4211">
      <w:pPr>
        <w:pStyle w:val="ListParagraph"/>
        <w:numPr>
          <w:ilvl w:val="0"/>
          <w:numId w:val="21"/>
        </w:numPr>
        <w:rPr>
          <w:ins w:id="223" w:author="Hanh Nhi" w:date="2024-11-06T23:57:00Z" w16du:dateUtc="2024-11-06T16:57:00Z"/>
          <w:lang w:val="vi-VN"/>
        </w:rPr>
      </w:pPr>
      <w:ins w:id="224" w:author="Hanh Nhi" w:date="2024-11-06T23:57:00Z">
        <w:r w:rsidRPr="004C4211">
          <w:t>Install phpMyAdmin (</w:t>
        </w:r>
        <w:proofErr w:type="spellStart"/>
        <w:r w:rsidRPr="004C4211">
          <w:t>phpmyadmin</w:t>
        </w:r>
        <w:proofErr w:type="spellEnd"/>
        <w:r w:rsidRPr="004C4211">
          <w:t xml:space="preserve">, </w:t>
        </w:r>
        <w:proofErr w:type="spellStart"/>
        <w:r w:rsidRPr="004C4211">
          <w:t>php-mbstring</w:t>
        </w:r>
        <w:proofErr w:type="spellEnd"/>
        <w:r w:rsidRPr="004C4211">
          <w:t xml:space="preserve">, </w:t>
        </w:r>
        <w:proofErr w:type="spellStart"/>
        <w:r w:rsidRPr="004C4211">
          <w:t>php</w:t>
        </w:r>
        <w:proofErr w:type="spellEnd"/>
        <w:r w:rsidRPr="004C4211">
          <w:t xml:space="preserve">-zip, </w:t>
        </w:r>
        <w:proofErr w:type="spellStart"/>
        <w:r w:rsidRPr="004C4211">
          <w:t>php-gd</w:t>
        </w:r>
        <w:proofErr w:type="spellEnd"/>
        <w:r w:rsidRPr="004C4211">
          <w:t xml:space="preserve">, </w:t>
        </w:r>
        <w:proofErr w:type="spellStart"/>
        <w:r w:rsidRPr="004C4211">
          <w:t>php-json</w:t>
        </w:r>
        <w:proofErr w:type="spellEnd"/>
        <w:r w:rsidRPr="004C4211">
          <w:t xml:space="preserve">, </w:t>
        </w:r>
        <w:proofErr w:type="spellStart"/>
        <w:r w:rsidRPr="004C4211">
          <w:t>php</w:t>
        </w:r>
        <w:proofErr w:type="spellEnd"/>
        <w:r w:rsidRPr="004C4211">
          <w:t>-curl)</w:t>
        </w:r>
      </w:ins>
    </w:p>
    <w:p w14:paraId="64984840" w14:textId="21699517" w:rsidR="004C4211" w:rsidRDefault="004C4211" w:rsidP="004C4211">
      <w:pPr>
        <w:pStyle w:val="ListParagraph"/>
        <w:rPr>
          <w:ins w:id="225" w:author="Hanh Nhi" w:date="2024-11-06T23:58:00Z" w16du:dateUtc="2024-11-06T16:58:00Z"/>
          <w:lang w:val="vi-VN"/>
        </w:rPr>
      </w:pPr>
      <w:ins w:id="226" w:author="Hanh Nhi" w:date="2024-11-06T23:57:00Z" w16du:dateUtc="2024-11-06T16:57:00Z">
        <w:r w:rsidRPr="004C4211">
          <w:rPr>
            <w:lang w:val="vi-VN"/>
          </w:rPr>
          <w:drawing>
            <wp:inline distT="0" distB="0" distL="0" distR="0" wp14:anchorId="6A895571" wp14:editId="67B408A8">
              <wp:extent cx="4587090" cy="890954"/>
              <wp:effectExtent l="0" t="0" r="4445" b="4445"/>
              <wp:docPr id="265323669" name="Picture 1" descr="A black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5323669" name="Picture 1" descr="A black screen with white text&#10;&#10;Description automatically generated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10068" cy="8954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AD031C" w14:textId="0EADBE74" w:rsidR="004C4211" w:rsidRDefault="004C4211" w:rsidP="004C4211">
      <w:pPr>
        <w:pStyle w:val="ListParagraph"/>
        <w:rPr>
          <w:ins w:id="227" w:author="Hanh Nhi" w:date="2024-11-06T23:58:00Z" w16du:dateUtc="2024-11-06T16:58:00Z"/>
          <w:lang w:val="vi-VN"/>
        </w:rPr>
      </w:pPr>
      <w:ins w:id="228" w:author="Hanh Nhi" w:date="2024-11-06T23:58:00Z" w16du:dateUtc="2024-11-06T16:58:00Z">
        <w:r w:rsidRPr="004C4211">
          <w:rPr>
            <w:lang w:val="vi-VN"/>
          </w:rPr>
          <w:drawing>
            <wp:inline distT="0" distB="0" distL="0" distR="0" wp14:anchorId="3A702E33" wp14:editId="7F40DD7C">
              <wp:extent cx="4586605" cy="676720"/>
              <wp:effectExtent l="0" t="0" r="4445" b="9525"/>
              <wp:docPr id="257488524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7488524" name="Picture 1" descr="A black background with white text&#10;&#10;Description automatically generated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21180" cy="6818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D23370" w14:textId="3EE56B3E" w:rsidR="004C4211" w:rsidRDefault="004C4211" w:rsidP="004C4211">
      <w:pPr>
        <w:pStyle w:val="ListParagraph"/>
        <w:rPr>
          <w:ins w:id="229" w:author="Hanh Nhi" w:date="2024-11-06T23:59:00Z" w16du:dateUtc="2024-11-06T16:59:00Z"/>
          <w:lang w:val="vi-VN"/>
        </w:rPr>
      </w:pPr>
      <w:ins w:id="230" w:author="Hanh Nhi" w:date="2024-11-06T23:59:00Z" w16du:dateUtc="2024-11-06T16:59:00Z">
        <w:r w:rsidRPr="004C4211">
          <w:rPr>
            <w:lang w:val="vi-VN"/>
          </w:rPr>
          <w:drawing>
            <wp:inline distT="0" distB="0" distL="0" distR="0" wp14:anchorId="024FF175" wp14:editId="7D41C2D1">
              <wp:extent cx="4595446" cy="757561"/>
              <wp:effectExtent l="0" t="0" r="0" b="4445"/>
              <wp:docPr id="301819574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1819574" name="Picture 1" descr="A black background with white text&#10;&#10;Description automatically generated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25435" cy="762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628E3D" w14:textId="4C7E480F" w:rsidR="004C4211" w:rsidRDefault="004C4211" w:rsidP="004C4211">
      <w:pPr>
        <w:pStyle w:val="ListParagraph"/>
        <w:rPr>
          <w:ins w:id="231" w:author="Hanh Nhi" w:date="2024-11-06T23:59:00Z" w16du:dateUtc="2024-11-06T16:59:00Z"/>
          <w:lang w:val="vi-VN"/>
        </w:rPr>
      </w:pPr>
      <w:ins w:id="232" w:author="Hanh Nhi" w:date="2024-11-06T23:59:00Z" w16du:dateUtc="2024-11-06T16:59:00Z">
        <w:r w:rsidRPr="004C4211">
          <w:rPr>
            <w:lang w:val="vi-VN"/>
          </w:rPr>
          <w:drawing>
            <wp:inline distT="0" distB="0" distL="0" distR="0" wp14:anchorId="239F3FDE" wp14:editId="219FC01B">
              <wp:extent cx="4630615" cy="740602"/>
              <wp:effectExtent l="0" t="0" r="0" b="2540"/>
              <wp:docPr id="704465865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04465865" name="Picture 1" descr="A black background with white text&#10;&#10;Description automatically generated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4306" cy="747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BA57A6" w14:textId="308F8BC3" w:rsidR="004C4211" w:rsidRDefault="004C4211" w:rsidP="004C4211">
      <w:pPr>
        <w:pStyle w:val="ListParagraph"/>
        <w:rPr>
          <w:ins w:id="233" w:author="Hanh Nhi" w:date="2024-11-07T00:01:00Z" w16du:dateUtc="2024-11-06T17:01:00Z"/>
          <w:lang w:val="vi-VN"/>
        </w:rPr>
      </w:pPr>
      <w:ins w:id="234" w:author="Hanh Nhi" w:date="2024-11-06T23:59:00Z" w16du:dateUtc="2024-11-06T16:59:00Z">
        <w:r w:rsidRPr="004C4211">
          <w:rPr>
            <w:lang w:val="vi-VN"/>
          </w:rPr>
          <w:drawing>
            <wp:inline distT="0" distB="0" distL="0" distR="0" wp14:anchorId="0DF17968" wp14:editId="55D6A3D0">
              <wp:extent cx="4630420" cy="905307"/>
              <wp:effectExtent l="0" t="0" r="0" b="9525"/>
              <wp:docPr id="1130118052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30118052" name="Picture 1" descr="A black background with white text&#10;&#10;Description automatically generated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6507" cy="9104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A66561" w14:textId="10BACC72" w:rsidR="004C4211" w:rsidRDefault="004C4211" w:rsidP="004C4211">
      <w:pPr>
        <w:pStyle w:val="ListParagraph"/>
        <w:rPr>
          <w:ins w:id="235" w:author="Hanh Nhi" w:date="2024-11-07T00:08:00Z" w16du:dateUtc="2024-11-06T17:08:00Z"/>
          <w:lang w:val="vi-VN"/>
        </w:rPr>
      </w:pPr>
      <w:ins w:id="236" w:author="Hanh Nhi" w:date="2024-11-07T00:01:00Z" w16du:dateUtc="2024-11-06T17:01:00Z">
        <w:r w:rsidRPr="004C4211">
          <w:rPr>
            <w:lang w:val="vi-VN"/>
          </w:rPr>
          <w:drawing>
            <wp:inline distT="0" distB="0" distL="0" distR="0" wp14:anchorId="6941DF6B" wp14:editId="746D3481">
              <wp:extent cx="4636477" cy="1033300"/>
              <wp:effectExtent l="0" t="0" r="0" b="0"/>
              <wp:docPr id="2145694615" name="Picture 1" descr="A black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45694615" name="Picture 1" descr="A black screen with white text&#10;&#10;Description automatically generated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6096" cy="10399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936D00" w14:textId="37938DEA" w:rsidR="00C338F2" w:rsidRDefault="00C338F2" w:rsidP="00C338F2">
      <w:pPr>
        <w:pStyle w:val="ListParagraph"/>
        <w:numPr>
          <w:ilvl w:val="0"/>
          <w:numId w:val="21"/>
        </w:numPr>
        <w:rPr>
          <w:ins w:id="237" w:author="Hanh Nhi" w:date="2024-11-07T00:09:00Z" w16du:dateUtc="2024-11-06T17:09:00Z"/>
          <w:lang w:val="vi-VN"/>
        </w:rPr>
      </w:pPr>
      <w:ins w:id="238" w:author="Hanh Nhi" w:date="2024-11-07T00:08:00Z">
        <w:r w:rsidRPr="00C338F2">
          <w:t xml:space="preserve">Enable the </w:t>
        </w:r>
        <w:proofErr w:type="spellStart"/>
        <w:r w:rsidRPr="00C338F2">
          <w:t>mbstring</w:t>
        </w:r>
        <w:proofErr w:type="spellEnd"/>
        <w:r w:rsidRPr="00C338F2">
          <w:t xml:space="preserve"> PHP extension (</w:t>
        </w:r>
        <w:proofErr w:type="spellStart"/>
        <w:r w:rsidRPr="00C338F2">
          <w:t>phpenmod</w:t>
        </w:r>
        <w:proofErr w:type="spellEnd"/>
        <w:r w:rsidRPr="00C338F2">
          <w:t xml:space="preserve"> </w:t>
        </w:r>
        <w:proofErr w:type="spellStart"/>
        <w:r w:rsidRPr="00C338F2">
          <w:t>mbstring</w:t>
        </w:r>
        <w:proofErr w:type="spellEnd"/>
        <w:r w:rsidRPr="00C338F2">
          <w:t>)</w:t>
        </w:r>
      </w:ins>
    </w:p>
    <w:p w14:paraId="1C9306C0" w14:textId="187F2A41" w:rsidR="00C338F2" w:rsidRDefault="00C338F2" w:rsidP="00C338F2">
      <w:pPr>
        <w:pStyle w:val="ListParagraph"/>
        <w:rPr>
          <w:ins w:id="239" w:author="Hanh Nhi" w:date="2024-11-07T00:08:00Z" w16du:dateUtc="2024-11-06T17:08:00Z"/>
          <w:lang w:val="vi-VN"/>
        </w:rPr>
      </w:pPr>
      <w:ins w:id="240" w:author="Hanh Nhi" w:date="2024-11-07T00:09:00Z" w16du:dateUtc="2024-11-06T17:09:00Z">
        <w:r w:rsidRPr="00C338F2">
          <w:rPr>
            <w:lang w:val="vi-VN"/>
          </w:rPr>
          <w:drawing>
            <wp:inline distT="0" distB="0" distL="0" distR="0" wp14:anchorId="6184B8A2" wp14:editId="6D591994">
              <wp:extent cx="3827585" cy="199967"/>
              <wp:effectExtent l="0" t="0" r="0" b="0"/>
              <wp:docPr id="133938140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39381409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41299" cy="2111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77438B" w14:textId="143CFFFD" w:rsidR="00C338F2" w:rsidRDefault="00C338F2" w:rsidP="00C338F2">
      <w:pPr>
        <w:pStyle w:val="ListParagraph"/>
        <w:numPr>
          <w:ilvl w:val="0"/>
          <w:numId w:val="21"/>
        </w:numPr>
        <w:rPr>
          <w:ins w:id="241" w:author="Hanh Nhi" w:date="2024-11-07T00:09:00Z" w16du:dateUtc="2024-11-06T17:09:00Z"/>
          <w:lang w:val="vi-VN"/>
        </w:rPr>
      </w:pPr>
      <w:ins w:id="242" w:author="Hanh Nhi" w:date="2024-11-07T00:09:00Z" w16du:dateUtc="2024-11-06T17:09:00Z">
        <w:r>
          <w:t>Stop</w:t>
        </w:r>
        <w:r>
          <w:rPr>
            <w:lang w:val="vi-VN"/>
          </w:rPr>
          <w:t xml:space="preserve"> nginx and </w:t>
        </w:r>
        <w:r>
          <w:t>r</w:t>
        </w:r>
      </w:ins>
      <w:ins w:id="243" w:author="Hanh Nhi" w:date="2024-11-07T00:08:00Z">
        <w:r w:rsidRPr="00C338F2">
          <w:t>estart Apache for changes</w:t>
        </w:r>
      </w:ins>
    </w:p>
    <w:p w14:paraId="4BC6D516" w14:textId="47E1D348" w:rsidR="00C338F2" w:rsidRDefault="00C338F2" w:rsidP="00C338F2">
      <w:pPr>
        <w:pStyle w:val="ListParagraph"/>
        <w:rPr>
          <w:ins w:id="244" w:author="Hanh Nhi" w:date="2024-11-07T00:13:00Z" w16du:dateUtc="2024-11-06T17:13:00Z"/>
          <w:lang w:val="vi-VN"/>
        </w:rPr>
      </w:pPr>
      <w:ins w:id="245" w:author="Hanh Nhi" w:date="2024-11-07T00:09:00Z" w16du:dateUtc="2024-11-06T17:09:00Z">
        <w:r w:rsidRPr="00C338F2">
          <w:rPr>
            <w:lang w:val="vi-VN"/>
          </w:rPr>
          <w:drawing>
            <wp:inline distT="0" distB="0" distL="0" distR="0" wp14:anchorId="3D733D82" wp14:editId="03B7A77F">
              <wp:extent cx="4654062" cy="675734"/>
              <wp:effectExtent l="0" t="0" r="0" b="0"/>
              <wp:docPr id="201499748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14997483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08618" cy="683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E51784C" w14:textId="10AE1FD0" w:rsidR="00C338F2" w:rsidRDefault="00C338F2" w:rsidP="00C338F2">
      <w:pPr>
        <w:pStyle w:val="ListParagraph"/>
        <w:numPr>
          <w:ilvl w:val="0"/>
          <w:numId w:val="21"/>
        </w:numPr>
        <w:rPr>
          <w:ins w:id="246" w:author="Hanh Nhi" w:date="2024-11-07T00:13:00Z" w16du:dateUtc="2024-11-06T17:13:00Z"/>
          <w:lang w:val="vi-VN"/>
        </w:rPr>
      </w:pPr>
      <w:ins w:id="247" w:author="Hanh Nhi" w:date="2024-11-07T00:13:00Z">
        <w:r w:rsidRPr="00C338F2">
          <w:t xml:space="preserve">Access the web interface by visiting </w:t>
        </w:r>
        <w:proofErr w:type="gramStart"/>
        <w:r w:rsidRPr="00C338F2">
          <w:t>server’s</w:t>
        </w:r>
        <w:proofErr w:type="gramEnd"/>
        <w:r w:rsidRPr="00C338F2">
          <w:t xml:space="preserve"> domain name or public IP address followed by /</w:t>
        </w:r>
      </w:ins>
      <w:ins w:id="248" w:author="Hanh Nhi" w:date="2024-11-07T00:13:00Z" w16du:dateUtc="2024-11-06T17:13:00Z">
        <w:r>
          <w:t>phpMyAdmin</w:t>
        </w:r>
      </w:ins>
    </w:p>
    <w:p w14:paraId="51108960" w14:textId="0EE10C7E" w:rsidR="00C338F2" w:rsidRDefault="00C338F2" w:rsidP="00C338F2">
      <w:pPr>
        <w:pStyle w:val="ListParagraph"/>
        <w:rPr>
          <w:ins w:id="249" w:author="Hanh Nhi" w:date="2024-11-07T00:15:00Z" w16du:dateUtc="2024-11-06T17:15:00Z"/>
          <w:lang w:val="vi-VN"/>
        </w:rPr>
      </w:pPr>
      <w:ins w:id="250" w:author="Hanh Nhi" w:date="2024-11-07T00:13:00Z" w16du:dateUtc="2024-11-06T17:13:00Z">
        <w:r w:rsidRPr="00C338F2">
          <w:rPr>
            <w:lang w:val="vi-VN"/>
          </w:rPr>
          <w:lastRenderedPageBreak/>
          <w:drawing>
            <wp:inline distT="0" distB="0" distL="0" distR="0" wp14:anchorId="6AA8FA2A" wp14:editId="2B8C2BC1">
              <wp:extent cx="5943600" cy="3782060"/>
              <wp:effectExtent l="0" t="0" r="0" b="8890"/>
              <wp:docPr id="189608194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9608194" name="Picture 1" descr="A screenshot of a computer&#10;&#10;Description automatically generated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82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DF9436" w14:textId="77777777" w:rsidR="00C338F2" w:rsidRPr="00C338F2" w:rsidRDefault="00C338F2" w:rsidP="00C338F2">
      <w:pPr>
        <w:pStyle w:val="ListParagraph"/>
        <w:numPr>
          <w:ilvl w:val="0"/>
          <w:numId w:val="21"/>
        </w:numPr>
        <w:rPr>
          <w:ins w:id="251" w:author="Hanh Nhi" w:date="2024-11-07T00:15:00Z" w16du:dateUtc="2024-11-06T17:15:00Z"/>
          <w:lang w:val="vi-VN"/>
          <w:rPrChange w:id="252" w:author="Hanh Nhi" w:date="2024-11-07T00:15:00Z" w16du:dateUtc="2024-11-06T17:15:00Z">
            <w:rPr>
              <w:ins w:id="253" w:author="Hanh Nhi" w:date="2024-11-07T00:15:00Z" w16du:dateUtc="2024-11-06T17:15:00Z"/>
              <w:rFonts w:asciiTheme="minorHAnsi" w:hAnsiTheme="minorHAnsi" w:cs="Segoe UI Symbol"/>
              <w:lang w:val="vi-VN"/>
            </w:rPr>
          </w:rPrChange>
        </w:rPr>
      </w:pPr>
      <w:ins w:id="254" w:author="Hanh Nhi" w:date="2024-11-07T00:15:00Z">
        <w:r w:rsidRPr="00C338F2">
          <w:t xml:space="preserve">Configuring Password Access for the MySQL Root Account </w:t>
        </w:r>
      </w:ins>
    </w:p>
    <w:p w14:paraId="261BBFEB" w14:textId="77777777" w:rsidR="00C338F2" w:rsidRDefault="00C338F2" w:rsidP="00C338F2">
      <w:pPr>
        <w:pStyle w:val="ListParagraph"/>
        <w:rPr>
          <w:ins w:id="255" w:author="Hanh Nhi" w:date="2024-11-07T00:15:00Z" w16du:dateUtc="2024-11-06T17:15:00Z"/>
          <w:lang w:val="vi-VN"/>
        </w:rPr>
      </w:pPr>
      <w:ins w:id="256" w:author="Hanh Nhi" w:date="2024-11-07T00:15:00Z">
        <w:r w:rsidRPr="00C338F2">
          <w:t xml:space="preserve">Open the MySQL prompt from terminal: </w:t>
        </w:r>
        <w:proofErr w:type="spellStart"/>
        <w:r w:rsidRPr="00C338F2">
          <w:t>sudo</w:t>
        </w:r>
        <w:proofErr w:type="spellEnd"/>
        <w:r w:rsidRPr="00C338F2">
          <w:t xml:space="preserve"> </w:t>
        </w:r>
        <w:proofErr w:type="spellStart"/>
        <w:r w:rsidRPr="00C338F2">
          <w:t>mysql</w:t>
        </w:r>
      </w:ins>
      <w:proofErr w:type="spellEnd"/>
    </w:p>
    <w:p w14:paraId="2AA80005" w14:textId="4DEB1B9C" w:rsidR="00C338F2" w:rsidRPr="00C338F2" w:rsidRDefault="00005504" w:rsidP="00C338F2">
      <w:pPr>
        <w:pStyle w:val="ListParagraph"/>
        <w:rPr>
          <w:ins w:id="257" w:author="Hanh Nhi" w:date="2024-11-07T00:15:00Z" w16du:dateUtc="2024-11-06T17:15:00Z"/>
          <w:lang w:val="vi-VN"/>
        </w:rPr>
      </w:pPr>
      <w:ins w:id="258" w:author="Hanh Nhi" w:date="2024-11-07T00:23:00Z" w16du:dateUtc="2024-11-06T17:23:00Z">
        <w:r w:rsidRPr="00005504">
          <w:rPr>
            <w:lang w:val="vi-VN"/>
          </w:rPr>
          <w:drawing>
            <wp:inline distT="0" distB="0" distL="0" distR="0" wp14:anchorId="4F8F1A38" wp14:editId="6685D17F">
              <wp:extent cx="4859215" cy="699810"/>
              <wp:effectExtent l="0" t="0" r="0" b="5080"/>
              <wp:docPr id="808893824" name="Picture 1" descr="A black screen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08893824" name="Picture 1" descr="A black screen with white text&#10;&#10;Description automatically generated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9950" cy="7027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824AD0" w14:textId="77777777" w:rsidR="00C338F2" w:rsidRDefault="00C338F2" w:rsidP="00C338F2">
      <w:pPr>
        <w:pStyle w:val="ListParagraph"/>
        <w:rPr>
          <w:ins w:id="259" w:author="Hanh Nhi" w:date="2024-11-07T00:24:00Z" w16du:dateUtc="2024-11-06T17:24:00Z"/>
          <w:lang w:val="vi-VN"/>
        </w:rPr>
      </w:pPr>
      <w:ins w:id="260" w:author="Hanh Nhi" w:date="2024-11-07T00:15:00Z">
        <w:r w:rsidRPr="00C338F2">
          <w:t>Change root password</w:t>
        </w:r>
      </w:ins>
    </w:p>
    <w:p w14:paraId="1D3D5FBC" w14:textId="50063E2B" w:rsidR="00005504" w:rsidRPr="00005504" w:rsidRDefault="00005504" w:rsidP="00C338F2">
      <w:pPr>
        <w:pStyle w:val="ListParagraph"/>
        <w:rPr>
          <w:ins w:id="261" w:author="Hanh Nhi" w:date="2024-11-07T00:15:00Z" w16du:dateUtc="2024-11-06T17:15:00Z"/>
          <w:lang w:val="vi-VN"/>
        </w:rPr>
      </w:pPr>
      <w:ins w:id="262" w:author="Hanh Nhi" w:date="2024-11-07T00:24:00Z" w16du:dateUtc="2024-11-06T17:24:00Z">
        <w:r w:rsidRPr="00005504">
          <w:rPr>
            <w:lang w:val="vi-VN"/>
          </w:rPr>
          <w:drawing>
            <wp:inline distT="0" distB="0" distL="0" distR="0" wp14:anchorId="1A8BC89F" wp14:editId="0B89B2C6">
              <wp:extent cx="4870938" cy="428809"/>
              <wp:effectExtent l="0" t="0" r="6350" b="9525"/>
              <wp:docPr id="168983928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9839284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25224" cy="4335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F04F80" w14:textId="792D78DA" w:rsidR="00C338F2" w:rsidRPr="004C4211" w:rsidRDefault="00C338F2" w:rsidP="00C338F2">
      <w:pPr>
        <w:pStyle w:val="ListParagraph"/>
        <w:rPr>
          <w:ins w:id="263" w:author="Hanh Nhi" w:date="2024-11-06T23:19:00Z" w16du:dateUtc="2024-11-06T16:19:00Z"/>
          <w:lang w:val="vi-VN"/>
          <w:rPrChange w:id="264" w:author="Hanh Nhi" w:date="2024-11-06T23:57:00Z" w16du:dateUtc="2024-11-06T16:57:00Z">
            <w:rPr>
              <w:ins w:id="265" w:author="Hanh Nhi" w:date="2024-11-06T23:19:00Z" w16du:dateUtc="2024-11-06T16:19:00Z"/>
            </w:rPr>
          </w:rPrChange>
        </w:rPr>
      </w:pPr>
      <w:ins w:id="266" w:author="Hanh Nhi" w:date="2024-11-07T00:15:00Z">
        <w:r w:rsidRPr="00C338F2">
          <w:t>Create a new user account and grant all privileges</w:t>
        </w:r>
      </w:ins>
    </w:p>
    <w:p w14:paraId="48597DFF" w14:textId="1D48917F" w:rsidR="00A90331" w:rsidRDefault="00A90331" w:rsidP="00A90331">
      <w:pPr>
        <w:pStyle w:val="ListParagraph"/>
        <w:rPr>
          <w:ins w:id="267" w:author="Hanh Nhi" w:date="2024-11-07T00:30:00Z" w16du:dateUtc="2024-11-06T17:30:00Z"/>
          <w:lang w:val="vi-VN"/>
        </w:rPr>
      </w:pPr>
      <w:ins w:id="268" w:author="Hanh Nhi" w:date="2024-11-07T00:26:00Z" w16du:dateUtc="2024-11-06T17:26:00Z">
        <w:r w:rsidRPr="00A90331">
          <w:drawing>
            <wp:inline distT="0" distB="0" distL="0" distR="0" wp14:anchorId="5C7CDB28" wp14:editId="0D195E9F">
              <wp:extent cx="4894385" cy="502511"/>
              <wp:effectExtent l="0" t="0" r="1905" b="0"/>
              <wp:docPr id="137927134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79271342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5179" cy="5046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269" w:author="Hanh Nhi" w:date="2024-11-07T00:29:00Z" w16du:dateUtc="2024-11-06T17:29:00Z">
        <w:r w:rsidRPr="00A90331">
          <w:rPr>
            <w:lang w:val="vi-VN"/>
          </w:rPr>
          <w:drawing>
            <wp:inline distT="0" distB="0" distL="0" distR="0" wp14:anchorId="0B5AEF2E" wp14:editId="2170BDFD">
              <wp:extent cx="4149969" cy="455787"/>
              <wp:effectExtent l="0" t="0" r="3175" b="1905"/>
              <wp:docPr id="107333849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338495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5099" cy="4585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A90331">
          <w:rPr>
            <w:lang w:val="vi-VN"/>
          </w:rPr>
          <w:drawing>
            <wp:inline distT="0" distB="0" distL="0" distR="0" wp14:anchorId="04F3E5F2" wp14:editId="1BC9247F">
              <wp:extent cx="3153508" cy="448745"/>
              <wp:effectExtent l="0" t="0" r="0" b="8890"/>
              <wp:docPr id="2127240710" name="Picture 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27240710" name="Picture 1" descr="A black background with white text&#10;&#10;Description automatically generated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7174" cy="4535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7118F0E" w14:textId="77777777" w:rsidR="00A90331" w:rsidRPr="00A90331" w:rsidRDefault="00A90331" w:rsidP="00A90331">
      <w:pPr>
        <w:pStyle w:val="ListParagraph"/>
        <w:rPr>
          <w:lang w:val="vi-VN"/>
        </w:rPr>
        <w:pPrChange w:id="270" w:author="Hanh Nhi" w:date="2024-11-07T00:30:00Z" w16du:dateUtc="2024-11-06T17:30:00Z">
          <w:pPr>
            <w:pStyle w:val="Title"/>
          </w:pPr>
        </w:pPrChange>
      </w:pPr>
    </w:p>
    <w:sectPr w:rsidR="00A90331" w:rsidRPr="00A90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27654"/>
    <w:multiLevelType w:val="hybridMultilevel"/>
    <w:tmpl w:val="5E08E91C"/>
    <w:lvl w:ilvl="0" w:tplc="7C64731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D2B28"/>
    <w:multiLevelType w:val="hybridMultilevel"/>
    <w:tmpl w:val="6D9C92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71E67"/>
    <w:multiLevelType w:val="hybridMultilevel"/>
    <w:tmpl w:val="37006AA8"/>
    <w:lvl w:ilvl="0" w:tplc="49F6C8B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617AF"/>
    <w:multiLevelType w:val="hybridMultilevel"/>
    <w:tmpl w:val="84C643DC"/>
    <w:lvl w:ilvl="0" w:tplc="9EBE51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EB259E"/>
    <w:multiLevelType w:val="hybridMultilevel"/>
    <w:tmpl w:val="71C29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97F5A"/>
    <w:multiLevelType w:val="hybridMultilevel"/>
    <w:tmpl w:val="C5D41348"/>
    <w:lvl w:ilvl="0" w:tplc="07720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073E0D"/>
    <w:multiLevelType w:val="hybridMultilevel"/>
    <w:tmpl w:val="1C847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B1897"/>
    <w:multiLevelType w:val="hybridMultilevel"/>
    <w:tmpl w:val="6AD281BC"/>
    <w:lvl w:ilvl="0" w:tplc="47421A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67FDF"/>
    <w:multiLevelType w:val="hybridMultilevel"/>
    <w:tmpl w:val="C7386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90333"/>
    <w:multiLevelType w:val="hybridMultilevel"/>
    <w:tmpl w:val="2ABE3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85497"/>
    <w:multiLevelType w:val="hybridMultilevel"/>
    <w:tmpl w:val="B980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3745DA"/>
    <w:multiLevelType w:val="hybridMultilevel"/>
    <w:tmpl w:val="BA689762"/>
    <w:lvl w:ilvl="0" w:tplc="2A14B89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00B05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725261"/>
    <w:multiLevelType w:val="hybridMultilevel"/>
    <w:tmpl w:val="9258D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37A0A"/>
    <w:multiLevelType w:val="hybridMultilevel"/>
    <w:tmpl w:val="67F21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6C56F1"/>
    <w:multiLevelType w:val="hybridMultilevel"/>
    <w:tmpl w:val="E490FF42"/>
    <w:lvl w:ilvl="0" w:tplc="4B88FC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55140B9"/>
    <w:multiLevelType w:val="hybridMultilevel"/>
    <w:tmpl w:val="57E090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C529B2"/>
    <w:multiLevelType w:val="hybridMultilevel"/>
    <w:tmpl w:val="856025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67BBA"/>
    <w:multiLevelType w:val="hybridMultilevel"/>
    <w:tmpl w:val="9258D4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A36459"/>
    <w:multiLevelType w:val="hybridMultilevel"/>
    <w:tmpl w:val="208A9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53E3E"/>
    <w:multiLevelType w:val="hybridMultilevel"/>
    <w:tmpl w:val="AA3C6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AC01AA"/>
    <w:multiLevelType w:val="hybridMultilevel"/>
    <w:tmpl w:val="3E965E46"/>
    <w:lvl w:ilvl="0" w:tplc="49F6C8B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158CB"/>
    <w:multiLevelType w:val="hybridMultilevel"/>
    <w:tmpl w:val="41E2E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042031">
    <w:abstractNumId w:val="6"/>
  </w:num>
  <w:num w:numId="2" w16cid:durableId="1177187170">
    <w:abstractNumId w:val="3"/>
  </w:num>
  <w:num w:numId="3" w16cid:durableId="1562668737">
    <w:abstractNumId w:val="14"/>
  </w:num>
  <w:num w:numId="4" w16cid:durableId="450705168">
    <w:abstractNumId w:val="21"/>
  </w:num>
  <w:num w:numId="5" w16cid:durableId="1356423561">
    <w:abstractNumId w:val="5"/>
  </w:num>
  <w:num w:numId="6" w16cid:durableId="1755125058">
    <w:abstractNumId w:val="10"/>
  </w:num>
  <w:num w:numId="7" w16cid:durableId="493228612">
    <w:abstractNumId w:val="20"/>
  </w:num>
  <w:num w:numId="8" w16cid:durableId="1315404005">
    <w:abstractNumId w:val="8"/>
  </w:num>
  <w:num w:numId="9" w16cid:durableId="1910265585">
    <w:abstractNumId w:val="2"/>
  </w:num>
  <w:num w:numId="10" w16cid:durableId="2074967203">
    <w:abstractNumId w:val="15"/>
  </w:num>
  <w:num w:numId="11" w16cid:durableId="1802381099">
    <w:abstractNumId w:val="19"/>
  </w:num>
  <w:num w:numId="12" w16cid:durableId="750660905">
    <w:abstractNumId w:val="12"/>
  </w:num>
  <w:num w:numId="13" w16cid:durableId="826021810">
    <w:abstractNumId w:val="1"/>
  </w:num>
  <w:num w:numId="14" w16cid:durableId="216943252">
    <w:abstractNumId w:val="16"/>
  </w:num>
  <w:num w:numId="15" w16cid:durableId="530411735">
    <w:abstractNumId w:val="0"/>
  </w:num>
  <w:num w:numId="16" w16cid:durableId="428352440">
    <w:abstractNumId w:val="18"/>
  </w:num>
  <w:num w:numId="17" w16cid:durableId="1907498216">
    <w:abstractNumId w:val="4"/>
  </w:num>
  <w:num w:numId="18" w16cid:durableId="1241597963">
    <w:abstractNumId w:val="11"/>
  </w:num>
  <w:num w:numId="19" w16cid:durableId="1769160369">
    <w:abstractNumId w:val="17"/>
  </w:num>
  <w:num w:numId="20" w16cid:durableId="574514166">
    <w:abstractNumId w:val="9"/>
  </w:num>
  <w:num w:numId="21" w16cid:durableId="914779837">
    <w:abstractNumId w:val="7"/>
  </w:num>
  <w:num w:numId="22" w16cid:durableId="1511093904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anh Nhi">
    <w15:presenceInfo w15:providerId="Windows Live" w15:userId="df4045ee651eb6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BCA"/>
    <w:rsid w:val="00005504"/>
    <w:rsid w:val="00007358"/>
    <w:rsid w:val="00007602"/>
    <w:rsid w:val="00034E6B"/>
    <w:rsid w:val="0005361E"/>
    <w:rsid w:val="00056873"/>
    <w:rsid w:val="00063F2A"/>
    <w:rsid w:val="00095423"/>
    <w:rsid w:val="000C6822"/>
    <w:rsid w:val="00113E4C"/>
    <w:rsid w:val="00130BCA"/>
    <w:rsid w:val="00153F13"/>
    <w:rsid w:val="001853AB"/>
    <w:rsid w:val="001B72D4"/>
    <w:rsid w:val="001D685C"/>
    <w:rsid w:val="0023082A"/>
    <w:rsid w:val="0023356C"/>
    <w:rsid w:val="002911F4"/>
    <w:rsid w:val="00292173"/>
    <w:rsid w:val="00295D72"/>
    <w:rsid w:val="002C59B9"/>
    <w:rsid w:val="00324B85"/>
    <w:rsid w:val="00330BEB"/>
    <w:rsid w:val="0034087A"/>
    <w:rsid w:val="00345FE3"/>
    <w:rsid w:val="003519E2"/>
    <w:rsid w:val="00393C75"/>
    <w:rsid w:val="00397D68"/>
    <w:rsid w:val="003C72E6"/>
    <w:rsid w:val="004277C9"/>
    <w:rsid w:val="004431FD"/>
    <w:rsid w:val="00471DF1"/>
    <w:rsid w:val="004C4211"/>
    <w:rsid w:val="004D7CE6"/>
    <w:rsid w:val="004E2F07"/>
    <w:rsid w:val="004F2922"/>
    <w:rsid w:val="0050474F"/>
    <w:rsid w:val="005616A2"/>
    <w:rsid w:val="005809DC"/>
    <w:rsid w:val="0058379A"/>
    <w:rsid w:val="005C0E3A"/>
    <w:rsid w:val="005C2608"/>
    <w:rsid w:val="00634711"/>
    <w:rsid w:val="00640F69"/>
    <w:rsid w:val="00656495"/>
    <w:rsid w:val="00660B6F"/>
    <w:rsid w:val="006766AD"/>
    <w:rsid w:val="006961C8"/>
    <w:rsid w:val="006D2194"/>
    <w:rsid w:val="007543A7"/>
    <w:rsid w:val="007665DC"/>
    <w:rsid w:val="0078711A"/>
    <w:rsid w:val="007B7A66"/>
    <w:rsid w:val="007C76AF"/>
    <w:rsid w:val="00827BC4"/>
    <w:rsid w:val="00865EE5"/>
    <w:rsid w:val="00870A64"/>
    <w:rsid w:val="008B4FA4"/>
    <w:rsid w:val="008E639E"/>
    <w:rsid w:val="008F01FA"/>
    <w:rsid w:val="008F6CF0"/>
    <w:rsid w:val="009436D4"/>
    <w:rsid w:val="00983E92"/>
    <w:rsid w:val="009C3F80"/>
    <w:rsid w:val="009E5FC5"/>
    <w:rsid w:val="009E7035"/>
    <w:rsid w:val="00A10362"/>
    <w:rsid w:val="00A255C5"/>
    <w:rsid w:val="00A25685"/>
    <w:rsid w:val="00A37240"/>
    <w:rsid w:val="00A61BDE"/>
    <w:rsid w:val="00A90331"/>
    <w:rsid w:val="00AA1C57"/>
    <w:rsid w:val="00AA7AEF"/>
    <w:rsid w:val="00AB4DED"/>
    <w:rsid w:val="00AC40B4"/>
    <w:rsid w:val="00AD6AB6"/>
    <w:rsid w:val="00B842FF"/>
    <w:rsid w:val="00BA6A09"/>
    <w:rsid w:val="00C338F2"/>
    <w:rsid w:val="00CB26E2"/>
    <w:rsid w:val="00CB2910"/>
    <w:rsid w:val="00D732F9"/>
    <w:rsid w:val="00D848B7"/>
    <w:rsid w:val="00D94C35"/>
    <w:rsid w:val="00DA1FDF"/>
    <w:rsid w:val="00DA4F45"/>
    <w:rsid w:val="00DC0117"/>
    <w:rsid w:val="00DD0EC1"/>
    <w:rsid w:val="00E837C1"/>
    <w:rsid w:val="00F15B99"/>
    <w:rsid w:val="00F517F6"/>
    <w:rsid w:val="00FD3AE0"/>
    <w:rsid w:val="00FE0B92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96A2"/>
  <w15:chartTrackingRefBased/>
  <w15:docId w15:val="{585A6363-B20B-4301-9D24-E8DFCF787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35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CF0"/>
    <w:pPr>
      <w:keepNext/>
      <w:keepLines/>
      <w:spacing w:before="360" w:after="80"/>
      <w:outlineLvl w:val="0"/>
      <w:pPrChange w:id="0" w:author="Hanh Nhi" w:date="2024-10-14T08:28:00Z">
        <w:pPr>
          <w:keepNext/>
          <w:keepLines/>
          <w:spacing w:before="360" w:after="80" w:line="259" w:lineRule="auto"/>
          <w:outlineLvl w:val="0"/>
        </w:pPr>
      </w:pPrChange>
    </w:pPr>
    <w:rPr>
      <w:rFonts w:eastAsiaTheme="majorEastAsia" w:cstheme="majorBidi"/>
      <w:b/>
      <w:color w:val="C00000"/>
      <w:sz w:val="32"/>
      <w:szCs w:val="40"/>
      <w:rPrChange w:id="0" w:author="Hanh Nhi" w:date="2024-10-14T08:28:00Z">
        <w:rPr>
          <w:rFonts w:eastAsiaTheme="majorEastAsia" w:cstheme="majorBidi"/>
          <w:color w:val="C00000"/>
          <w:kern w:val="2"/>
          <w:sz w:val="32"/>
          <w:szCs w:val="40"/>
          <w:lang w:val="en-US" w:eastAsia="en-US" w:bidi="ar-SA"/>
          <w14:ligatures w14:val="standardContextual"/>
        </w:rPr>
      </w:rPrChang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CF0"/>
    <w:pPr>
      <w:keepNext/>
      <w:keepLines/>
      <w:spacing w:before="160" w:after="80"/>
      <w:outlineLvl w:val="1"/>
      <w:pPrChange w:id="1" w:author="Hanh Nhi" w:date="2024-10-14T08:29:00Z">
        <w:pPr>
          <w:keepNext/>
          <w:keepLines/>
          <w:spacing w:before="160" w:after="80" w:line="259" w:lineRule="auto"/>
          <w:outlineLvl w:val="1"/>
        </w:pPr>
      </w:pPrChange>
    </w:pPr>
    <w:rPr>
      <w:rFonts w:eastAsiaTheme="majorEastAsia" w:cstheme="majorBidi"/>
      <w:b/>
      <w:color w:val="00B050"/>
      <w:sz w:val="28"/>
      <w:szCs w:val="32"/>
      <w:rPrChange w:id="1" w:author="Hanh Nhi" w:date="2024-10-14T08:29:00Z">
        <w:rPr>
          <w:rFonts w:eastAsiaTheme="majorEastAsia" w:cstheme="majorBidi"/>
          <w:color w:val="0F4761" w:themeColor="accent1" w:themeShade="BF"/>
          <w:kern w:val="2"/>
          <w:sz w:val="28"/>
          <w:szCs w:val="32"/>
          <w:lang w:val="en-US" w:eastAsia="en-US" w:bidi="ar-SA"/>
          <w14:ligatures w14:val="standardContextual"/>
        </w:rPr>
      </w:rPrChange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B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B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B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B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B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B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B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CF0"/>
    <w:rPr>
      <w:rFonts w:ascii="Times New Roman" w:eastAsiaTheme="majorEastAsia" w:hAnsi="Times New Roman" w:cstheme="majorBidi"/>
      <w:b/>
      <w:color w:val="C00000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6CF0"/>
    <w:rPr>
      <w:rFonts w:ascii="Times New Roman" w:eastAsiaTheme="majorEastAsia" w:hAnsi="Times New Roman" w:cstheme="majorBidi"/>
      <w:b/>
      <w:color w:val="00B05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B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B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B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B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B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B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B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CF0"/>
    <w:pPr>
      <w:spacing w:after="80" w:line="240" w:lineRule="auto"/>
      <w:contextualSpacing/>
      <w:pPrChange w:id="2" w:author="Hanh Nhi" w:date="2024-10-14T08:29:00Z">
        <w:pPr>
          <w:spacing w:after="80"/>
          <w:contextualSpacing/>
        </w:pPr>
      </w:pPrChange>
    </w:pPr>
    <w:rPr>
      <w:rFonts w:eastAsiaTheme="majorEastAsia" w:cstheme="majorBidi"/>
      <w:b/>
      <w:color w:val="002060"/>
      <w:spacing w:val="-10"/>
      <w:kern w:val="28"/>
      <w:sz w:val="56"/>
      <w:szCs w:val="56"/>
      <w:rPrChange w:id="2" w:author="Hanh Nhi" w:date="2024-10-14T08:29:00Z">
        <w:rPr>
          <w:rFonts w:eastAsiaTheme="majorEastAsia" w:cstheme="majorBidi"/>
          <w:color w:val="002060"/>
          <w:spacing w:val="-10"/>
          <w:kern w:val="28"/>
          <w:sz w:val="56"/>
          <w:szCs w:val="56"/>
          <w:lang w:val="en-US" w:eastAsia="en-US" w:bidi="ar-SA"/>
          <w14:ligatures w14:val="standardContextual"/>
        </w:rPr>
      </w:rPrChange>
    </w:rPr>
  </w:style>
  <w:style w:type="character" w:customStyle="1" w:styleId="TitleChar">
    <w:name w:val="Title Char"/>
    <w:basedOn w:val="DefaultParagraphFont"/>
    <w:link w:val="Title"/>
    <w:uiPriority w:val="10"/>
    <w:rsid w:val="008F6CF0"/>
    <w:rPr>
      <w:rFonts w:ascii="Times New Roman" w:eastAsiaTheme="majorEastAsia" w:hAnsi="Times New Roman" w:cstheme="majorBidi"/>
      <w:b/>
      <w:color w:val="00206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B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B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B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B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B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B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B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B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BCA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0073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microsoft.com/office/2011/relationships/people" Target="peop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 Nhi</dc:creator>
  <cp:keywords/>
  <dc:description/>
  <cp:lastModifiedBy>Hanh Nhi</cp:lastModifiedBy>
  <cp:revision>4</cp:revision>
  <dcterms:created xsi:type="dcterms:W3CDTF">2024-10-14T01:20:00Z</dcterms:created>
  <dcterms:modified xsi:type="dcterms:W3CDTF">2024-11-06T17:43:00Z</dcterms:modified>
</cp:coreProperties>
</file>